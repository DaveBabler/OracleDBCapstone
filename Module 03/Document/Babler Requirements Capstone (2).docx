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3E4B02" w14:textId="77777777" w:rsidR="00684D2E" w:rsidRDefault="00684D2E" w:rsidP="0050544B">
      <w:pPr>
        <w:contextualSpacing/>
      </w:pPr>
      <w:bookmarkStart w:id="0" w:name="_Hlk518988413"/>
      <w:bookmarkEnd w:id="0"/>
    </w:p>
    <w:p w14:paraId="44484E8C" w14:textId="77777777" w:rsidR="00684D2E" w:rsidRDefault="00684D2E" w:rsidP="0050544B">
      <w:pPr>
        <w:contextualSpacing/>
      </w:pPr>
      <w:r>
        <w:t> </w:t>
      </w:r>
      <w:r w:rsidRPr="00684D2E">
        <w:t xml:space="preserve"> </w:t>
      </w:r>
    </w:p>
    <w:sdt>
      <w:sdtPr>
        <w:id w:val="-2016150995"/>
        <w:docPartObj>
          <w:docPartGallery w:val="Cover Pages"/>
          <w:docPartUnique/>
        </w:docPartObj>
      </w:sdtPr>
      <w:sdtContent>
        <w:p w14:paraId="783DEB54" w14:textId="236A68EF" w:rsidR="00684D2E" w:rsidRPr="004E5D7D" w:rsidRDefault="00684D2E" w:rsidP="0050544B">
          <w:pPr>
            <w:contextualSpacing/>
          </w:pPr>
          <w:r w:rsidRPr="004E5D7D">
            <w:rPr>
              <w:noProof/>
            </w:rPr>
            <mc:AlternateContent>
              <mc:Choice Requires="wpg">
                <w:drawing>
                  <wp:anchor distT="0" distB="0" distL="114300" distR="114300" simplePos="0" relativeHeight="251659264" behindDoc="1" locked="0" layoutInCell="1" allowOverlap="1" wp14:anchorId="2FFD51D2" wp14:editId="4E5146B4">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Verdana" w:hAnsi="Verdana"/>
                                      <w:color w:val="FFFFFF" w:themeColor="background1"/>
                                    </w:rPr>
                                    <w:alias w:val="Author"/>
                                    <w:tag w:val=""/>
                                    <w:id w:val="-1107584733"/>
                                    <w:dataBinding w:prefixMappings="xmlns:ns0='http://purl.org/dc/elements/1.1/' xmlns:ns1='http://schemas.openxmlformats.org/package/2006/metadata/core-properties' " w:xpath="/ns1:coreProperties[1]/ns0:creator[1]" w:storeItemID="{6C3C8BC8-F283-45AE-878A-BAB7291924A1}"/>
                                    <w:text/>
                                  </w:sdtPr>
                                  <w:sdtContent>
                                    <w:p w14:paraId="26A82CAE" w14:textId="2DA0B70D" w:rsidR="00B832BA" w:rsidRPr="001032FC" w:rsidRDefault="00B832BA" w:rsidP="00684D2E">
                                      <w:pPr>
                                        <w:pStyle w:val="NoSpacing"/>
                                        <w:spacing w:before="120"/>
                                        <w:jc w:val="center"/>
                                        <w:rPr>
                                          <w:rFonts w:ascii="Verdana" w:hAnsi="Verdana"/>
                                          <w:color w:val="FFFFFF" w:themeColor="background1"/>
                                        </w:rPr>
                                      </w:pPr>
                                      <w:r>
                                        <w:rPr>
                                          <w:rFonts w:ascii="Verdana" w:hAnsi="Verdana"/>
                                          <w:color w:val="FFFFFF" w:themeColor="background1"/>
                                        </w:rPr>
                                        <w:t>Dave Babler</w:t>
                                      </w:r>
                                    </w:p>
                                  </w:sdtContent>
                                </w:sdt>
                                <w:p w14:paraId="1CC6D57F" w14:textId="59353C5A" w:rsidR="00B832BA" w:rsidRPr="001032FC" w:rsidRDefault="00B832BA" w:rsidP="00684D2E">
                                  <w:pPr>
                                    <w:pStyle w:val="NoSpacing"/>
                                    <w:spacing w:before="120"/>
                                    <w:jc w:val="center"/>
                                    <w:rPr>
                                      <w:rFonts w:ascii="Verdana" w:hAnsi="Verdana"/>
                                      <w:color w:val="FFFFFF" w:themeColor="background1"/>
                                    </w:rPr>
                                  </w:pPr>
                                  <w:customXmlDelRangeStart w:id="1" w:author="Hicks, James K." w:date="2018-07-15T11:07:00Z"/>
                                  <w:sdt>
                                    <w:sdtPr>
                                      <w:rPr>
                                        <w:rFonts w:ascii="Verdana" w:hAnsi="Verdana"/>
                                        <w:color w:val="FFFFFF" w:themeColor="background1"/>
                                      </w:rPr>
                                      <w:alias w:val="Company"/>
                                      <w:tag w:val=""/>
                                      <w:id w:val="1005092187"/>
                                      <w:dataBinding w:prefixMappings="xmlns:ns0='http://schemas.openxmlformats.org/officeDocument/2006/extended-properties' " w:xpath="/ns0:Properties[1]/ns0:Company[1]" w:storeItemID="{6668398D-A668-4E3E-A5EB-62B293D839F1}"/>
                                      <w:text/>
                                    </w:sdtPr>
                                    <w:sdtContent>
                                      <w:customXmlDelRangeEnd w:id="1"/>
                                      <w:del w:id="2" w:author="Hicks, James K." w:date="2018-07-15T11:07:00Z">
                                        <w:r w:rsidDel="00B832BA">
                                          <w:rPr>
                                            <w:rFonts w:ascii="Verdana" w:hAnsi="Verdana"/>
                                            <w:color w:val="FFFFFF" w:themeColor="background1"/>
                                          </w:rPr>
                                          <w:delText>Moffitt Cancer Center</w:delText>
                                        </w:r>
                                      </w:del>
                                      <w:customXmlDelRangeStart w:id="3" w:author="Hicks, James K." w:date="2018-07-15T11:07:00Z"/>
                                    </w:sdtContent>
                                  </w:sdt>
                                  <w:customXmlDelRangeEnd w:id="3"/>
                                  <w:r w:rsidRPr="001032FC">
                                    <w:rPr>
                                      <w:rFonts w:ascii="Verdana" w:hAnsi="Verdana"/>
                                      <w:color w:val="FFFFFF" w:themeColor="background1"/>
                                    </w:rPr>
                                    <w:t>  </w:t>
                                  </w:r>
                                  <w:del w:id="4" w:author="Hicks, James K." w:date="2018-07-15T11:07:00Z">
                                    <w:r w:rsidRPr="001032FC" w:rsidDel="00B832BA">
                                      <w:rPr>
                                        <w:rFonts w:ascii="Verdana" w:hAnsi="Verdana"/>
                                        <w:color w:val="FFFFFF" w:themeColor="background1"/>
                                      </w:rPr>
                                      <w:delText xml:space="preserve"> </w:delText>
                                    </w:r>
                                  </w:del>
                                  <w:customXmlDelRangeStart w:id="5" w:author="Hicks, James K." w:date="2018-07-15T11:07:00Z"/>
                                  <w:sdt>
                                    <w:sdtPr>
                                      <w:rPr>
                                        <w:rFonts w:ascii="Verdana" w:hAnsi="Verdana"/>
                                        <w:color w:val="FFFFFF" w:themeColor="background1"/>
                                      </w:rPr>
                                      <w:alias w:val="Company"/>
                                      <w:tag w:val=""/>
                                      <w:id w:val="1682234974"/>
                                      <w:dataBinding w:prefixMappings="xmlns:ns0='http://schemas.openxmlformats.org/officeDocument/2006/extended-properties' " w:xpath="/ns0:Properties[1]/ns0:Company[1]" w:storeItemID="{6668398D-A668-4E3E-A5EB-62B293D839F1}"/>
                                      <w:text/>
                                    </w:sdtPr>
                                    <w:sdtContent>
                                      <w:customXmlDelRangeEnd w:id="5"/>
                                      <w:del w:id="6" w:author="Hicks, James K." w:date="2018-07-15T11:07:00Z">
                                        <w:r w:rsidDel="00B832BA">
                                          <w:rPr>
                                            <w:rFonts w:ascii="Verdana" w:hAnsi="Verdana"/>
                                            <w:color w:val="FFFFFF" w:themeColor="background1"/>
                                          </w:rPr>
                                          <w:delText>Moffitt Cancer Center</w:delText>
                                        </w:r>
                                      </w:del>
                                      <w:customXmlDelRangeStart w:id="7" w:author="Hicks, James K." w:date="2018-07-15T11:07:00Z"/>
                                    </w:sdtContent>
                                  </w:sdt>
                                  <w:customXmlDelRangeEnd w:id="7"/>
                                  <w:r w:rsidRPr="001032FC">
                                    <w:rPr>
                                      <w:rFonts w:ascii="Verdana" w:hAnsi="Verdana"/>
                                      <w:color w:val="FFFFFF" w:themeColor="background1"/>
                                    </w:rPr>
                                    <w:t> </w:t>
                                  </w:r>
                                </w:p>
                                <w:p w14:paraId="12F92B27" w14:textId="77777777" w:rsidR="00B832BA" w:rsidRPr="001032FC" w:rsidRDefault="00B832BA" w:rsidP="00684D2E">
                                  <w:pPr>
                                    <w:pStyle w:val="NoSpacing"/>
                                    <w:spacing w:before="120"/>
                                    <w:jc w:val="center"/>
                                    <w:rPr>
                                      <w:rFonts w:ascii="Verdana" w:hAnsi="Verdana"/>
                                      <w:color w:val="FFFFFF" w:themeColor="background1"/>
                                    </w:rPr>
                                  </w:pPr>
                                  <w:r w:rsidRPr="001032FC">
                                    <w:rPr>
                                      <w:rFonts w:ascii="Verdana" w:hAnsi="Verdana"/>
                                      <w:color w:val="FFFFFF" w:themeColor="background1"/>
                                    </w:rPr>
                                    <w:t>Supervised by: Professor Larry Bross</w:t>
                                  </w:r>
                                </w:p>
                                <w:p w14:paraId="7BF92B9D" w14:textId="77777777" w:rsidR="00B832BA" w:rsidRPr="001032FC" w:rsidRDefault="00B832BA" w:rsidP="00684D2E">
                                  <w:pPr>
                                    <w:rPr>
                                      <w:rFonts w:ascii="Verdana" w:hAnsi="Verdana"/>
                                    </w:rPr>
                                  </w:pPr>
                                </w:p>
                                <w:p w14:paraId="210B2BEF" w14:textId="77777777" w:rsidR="00B832BA" w:rsidRPr="001032FC" w:rsidRDefault="00B832BA" w:rsidP="00684D2E">
                                  <w:pPr>
                                    <w:pStyle w:val="NoSpacing"/>
                                    <w:spacing w:before="120"/>
                                    <w:jc w:val="center"/>
                                    <w:rPr>
                                      <w:rFonts w:ascii="Verdana" w:hAnsi="Verdana"/>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onsolas" w:eastAsiaTheme="majorEastAsia" w:hAnsi="Consolas" w:cstheme="majorBidi"/>
                                      <w:b/>
                                      <w:caps/>
                                      <w:color w:val="1E544F" w:themeColor="accent1"/>
                                      <w:sz w:val="72"/>
                                      <w:szCs w:val="72"/>
                                    </w:rPr>
                                    <w:alias w:val="Title"/>
                                    <w:tag w:val=""/>
                                    <w:id w:val="709237671"/>
                                    <w:dataBinding w:prefixMappings="xmlns:ns0='http://purl.org/dc/elements/1.1/' xmlns:ns1='http://schemas.openxmlformats.org/package/2006/metadata/core-properties' " w:xpath="/ns1:coreProperties[1]/ns0:title[1]" w:storeItemID="{6C3C8BC8-F283-45AE-878A-BAB7291924A1}"/>
                                    <w:text/>
                                  </w:sdtPr>
                                  <w:sdtContent>
                                    <w:p w14:paraId="44A13A14" w14:textId="585C7BCB" w:rsidR="00B832BA" w:rsidRPr="001032FC" w:rsidRDefault="00B832BA" w:rsidP="00684D2E">
                                      <w:pPr>
                                        <w:pStyle w:val="NoSpacing"/>
                                        <w:jc w:val="center"/>
                                        <w:rPr>
                                          <w:rFonts w:ascii="Consolas" w:eastAsiaTheme="majorEastAsia" w:hAnsi="Consolas" w:cstheme="majorBidi"/>
                                          <w:b/>
                                          <w:caps/>
                                          <w:color w:val="1E544F" w:themeColor="accent1"/>
                                          <w:sz w:val="72"/>
                                          <w:szCs w:val="72"/>
                                        </w:rPr>
                                      </w:pPr>
                                      <w:r>
                                        <w:rPr>
                                          <w:rFonts w:ascii="Consolas" w:eastAsiaTheme="majorEastAsia" w:hAnsi="Consolas" w:cstheme="majorBidi"/>
                                          <w:b/>
                                          <w:caps/>
                                          <w:color w:val="1E544F" w:themeColor="accent1"/>
                                          <w:sz w:val="72"/>
                                          <w:szCs w:val="72"/>
                                        </w:rPr>
                                        <w:t>Veterinary DATABASE: REQUIREMENTS implementation &amp; proof of concept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er6sEA&#10;AADcAAAADwAAAGRycy9kb3ducmV2LnhtbERP32vCMBB+F/wfwgl707RjyOyMMhXBsafV4vPR3Jqu&#10;zaUkmdb/fhkM9nYf389bb0fbiyv50DpWkC8yEMS10y03Cqrzcf4MIkRkjb1jUnCnANvNdLLGQrsb&#10;f9C1jI1IIRwKVGBiHAopQ23IYli4gThxn85bjAn6RmqPtxRue/mYZUtpseXUYHCgvaG6K7+tguPO&#10;9EN5yds32y0P7ku/V/bglXqYja8vICKN8V/85z7pNH/1BL/PpAv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Hq+rBAAAA3AAAAA8AAAAAAAAAAAAAAAAAmAIAAGRycy9kb3du&#10;cmV2LnhtbFBLBQYAAAAABAAEAPUAAACGAwAAAAA=&#10;" fillcolor="#1e544f [3204]" stroked="f" strokeweight="1.25pt">
                      <v:stroke endcap="round"/>
                    </v:rec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lZXcIA&#10;AADcAAAADwAAAGRycy9kb3ducmV2LnhtbERP32vCMBB+F/wfwgl701Rho6tGEXFsexLrBj4eza0t&#10;Sy61yWr23y+CsLf7+H7eahOtEQP1vnWsYD7LQBBXTrdcK/g4vUxzED4gazSOScEvedisx6MVFtpd&#10;+UhDGWqRQtgXqKAJoSuk9FVDFv3MdcSJ+3K9xZBgX0vd4zWFWyMXWfYkLbacGhrsaNdQ9V3+WAWv&#10;8f3QDpfzPC8Hc8J9buKu/FTqYRK3SxCBYvgX391vOs1/foTbM+kC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VldwgAAANwAAAAPAAAAAAAAAAAAAAAAAJgCAABkcnMvZG93&#10;bnJldi54bWxQSwUGAAAAAAQABAD1AAAAhwMAAAAA&#10;" fillcolor="#1e544f [3204]" stroked="f" strokeweight="1.25pt">
                      <v:stroke endcap="round"/>
                      <v:textbox inset="36pt,57.6pt,36pt,36pt">
                        <w:txbxContent>
                          <w:sdt>
                            <w:sdtPr>
                              <w:rPr>
                                <w:rFonts w:ascii="Verdana" w:hAnsi="Verdana"/>
                                <w:color w:val="FFFFFF" w:themeColor="background1"/>
                              </w:rPr>
                              <w:alias w:val="Author"/>
                              <w:tag w:val=""/>
                              <w:id w:val="-1107584733"/>
                              <w:dataBinding w:prefixMappings="xmlns:ns0='http://purl.org/dc/elements/1.1/' xmlns:ns1='http://schemas.openxmlformats.org/package/2006/metadata/core-properties' " w:xpath="/ns1:coreProperties[1]/ns0:creator[1]" w:storeItemID="{6C3C8BC8-F283-45AE-878A-BAB7291924A1}"/>
                              <w:text/>
                            </w:sdtPr>
                            <w:sdtContent>
                              <w:p w14:paraId="26A82CAE" w14:textId="2DA0B70D" w:rsidR="00B832BA" w:rsidRPr="001032FC" w:rsidRDefault="00B832BA" w:rsidP="00684D2E">
                                <w:pPr>
                                  <w:pStyle w:val="NoSpacing"/>
                                  <w:spacing w:before="120"/>
                                  <w:jc w:val="center"/>
                                  <w:rPr>
                                    <w:rFonts w:ascii="Verdana" w:hAnsi="Verdana"/>
                                    <w:color w:val="FFFFFF" w:themeColor="background1"/>
                                  </w:rPr>
                                </w:pPr>
                                <w:r>
                                  <w:rPr>
                                    <w:rFonts w:ascii="Verdana" w:hAnsi="Verdana"/>
                                    <w:color w:val="FFFFFF" w:themeColor="background1"/>
                                  </w:rPr>
                                  <w:t>Dave Babler</w:t>
                                </w:r>
                              </w:p>
                            </w:sdtContent>
                          </w:sdt>
                          <w:p w14:paraId="1CC6D57F" w14:textId="59353C5A" w:rsidR="00B832BA" w:rsidRPr="001032FC" w:rsidRDefault="00B832BA" w:rsidP="00684D2E">
                            <w:pPr>
                              <w:pStyle w:val="NoSpacing"/>
                              <w:spacing w:before="120"/>
                              <w:jc w:val="center"/>
                              <w:rPr>
                                <w:rFonts w:ascii="Verdana" w:hAnsi="Verdana"/>
                                <w:color w:val="FFFFFF" w:themeColor="background1"/>
                              </w:rPr>
                            </w:pPr>
                            <w:customXmlDelRangeStart w:id="8" w:author="Hicks, James K." w:date="2018-07-15T11:07:00Z"/>
                            <w:sdt>
                              <w:sdtPr>
                                <w:rPr>
                                  <w:rFonts w:ascii="Verdana" w:hAnsi="Verdana"/>
                                  <w:color w:val="FFFFFF" w:themeColor="background1"/>
                                </w:rPr>
                                <w:alias w:val="Company"/>
                                <w:tag w:val=""/>
                                <w:id w:val="1005092187"/>
                                <w:dataBinding w:prefixMappings="xmlns:ns0='http://schemas.openxmlformats.org/officeDocument/2006/extended-properties' " w:xpath="/ns0:Properties[1]/ns0:Company[1]" w:storeItemID="{6668398D-A668-4E3E-A5EB-62B293D839F1}"/>
                                <w:text/>
                              </w:sdtPr>
                              <w:sdtContent>
                                <w:customXmlDelRangeEnd w:id="8"/>
                                <w:del w:id="9" w:author="Hicks, James K." w:date="2018-07-15T11:07:00Z">
                                  <w:r w:rsidDel="00B832BA">
                                    <w:rPr>
                                      <w:rFonts w:ascii="Verdana" w:hAnsi="Verdana"/>
                                      <w:color w:val="FFFFFF" w:themeColor="background1"/>
                                    </w:rPr>
                                    <w:delText>Moffitt Cancer Center</w:delText>
                                  </w:r>
                                </w:del>
                                <w:customXmlDelRangeStart w:id="10" w:author="Hicks, James K." w:date="2018-07-15T11:07:00Z"/>
                              </w:sdtContent>
                            </w:sdt>
                            <w:customXmlDelRangeEnd w:id="10"/>
                            <w:r w:rsidRPr="001032FC">
                              <w:rPr>
                                <w:rFonts w:ascii="Verdana" w:hAnsi="Verdana"/>
                                <w:color w:val="FFFFFF" w:themeColor="background1"/>
                              </w:rPr>
                              <w:t>  </w:t>
                            </w:r>
                            <w:del w:id="11" w:author="Hicks, James K." w:date="2018-07-15T11:07:00Z">
                              <w:r w:rsidRPr="001032FC" w:rsidDel="00B832BA">
                                <w:rPr>
                                  <w:rFonts w:ascii="Verdana" w:hAnsi="Verdana"/>
                                  <w:color w:val="FFFFFF" w:themeColor="background1"/>
                                </w:rPr>
                                <w:delText xml:space="preserve"> </w:delText>
                              </w:r>
                            </w:del>
                            <w:customXmlDelRangeStart w:id="12" w:author="Hicks, James K." w:date="2018-07-15T11:07:00Z"/>
                            <w:sdt>
                              <w:sdtPr>
                                <w:rPr>
                                  <w:rFonts w:ascii="Verdana" w:hAnsi="Verdana"/>
                                  <w:color w:val="FFFFFF" w:themeColor="background1"/>
                                </w:rPr>
                                <w:alias w:val="Company"/>
                                <w:tag w:val=""/>
                                <w:id w:val="1682234974"/>
                                <w:dataBinding w:prefixMappings="xmlns:ns0='http://schemas.openxmlformats.org/officeDocument/2006/extended-properties' " w:xpath="/ns0:Properties[1]/ns0:Company[1]" w:storeItemID="{6668398D-A668-4E3E-A5EB-62B293D839F1}"/>
                                <w:text/>
                              </w:sdtPr>
                              <w:sdtContent>
                                <w:customXmlDelRangeEnd w:id="12"/>
                                <w:del w:id="13" w:author="Hicks, James K." w:date="2018-07-15T11:07:00Z">
                                  <w:r w:rsidDel="00B832BA">
                                    <w:rPr>
                                      <w:rFonts w:ascii="Verdana" w:hAnsi="Verdana"/>
                                      <w:color w:val="FFFFFF" w:themeColor="background1"/>
                                    </w:rPr>
                                    <w:delText>Moffitt Cancer Center</w:delText>
                                  </w:r>
                                </w:del>
                                <w:customXmlDelRangeStart w:id="14" w:author="Hicks, James K." w:date="2018-07-15T11:07:00Z"/>
                              </w:sdtContent>
                            </w:sdt>
                            <w:customXmlDelRangeEnd w:id="14"/>
                            <w:r w:rsidRPr="001032FC">
                              <w:rPr>
                                <w:rFonts w:ascii="Verdana" w:hAnsi="Verdana"/>
                                <w:color w:val="FFFFFF" w:themeColor="background1"/>
                              </w:rPr>
                              <w:t> </w:t>
                            </w:r>
                          </w:p>
                          <w:p w14:paraId="12F92B27" w14:textId="77777777" w:rsidR="00B832BA" w:rsidRPr="001032FC" w:rsidRDefault="00B832BA" w:rsidP="00684D2E">
                            <w:pPr>
                              <w:pStyle w:val="NoSpacing"/>
                              <w:spacing w:before="120"/>
                              <w:jc w:val="center"/>
                              <w:rPr>
                                <w:rFonts w:ascii="Verdana" w:hAnsi="Verdana"/>
                                <w:color w:val="FFFFFF" w:themeColor="background1"/>
                              </w:rPr>
                            </w:pPr>
                            <w:r w:rsidRPr="001032FC">
                              <w:rPr>
                                <w:rFonts w:ascii="Verdana" w:hAnsi="Verdana"/>
                                <w:color w:val="FFFFFF" w:themeColor="background1"/>
                              </w:rPr>
                              <w:t>Supervised by: Professor Larry Bross</w:t>
                            </w:r>
                          </w:p>
                          <w:p w14:paraId="7BF92B9D" w14:textId="77777777" w:rsidR="00B832BA" w:rsidRPr="001032FC" w:rsidRDefault="00B832BA" w:rsidP="00684D2E">
                            <w:pPr>
                              <w:rPr>
                                <w:rFonts w:ascii="Verdana" w:hAnsi="Verdana"/>
                              </w:rPr>
                            </w:pPr>
                          </w:p>
                          <w:p w14:paraId="210B2BEF" w14:textId="77777777" w:rsidR="00B832BA" w:rsidRPr="001032FC" w:rsidRDefault="00B832BA" w:rsidP="00684D2E">
                            <w:pPr>
                              <w:pStyle w:val="NoSpacing"/>
                              <w:spacing w:before="120"/>
                              <w:jc w:val="center"/>
                              <w:rPr>
                                <w:rFonts w:ascii="Verdana" w:hAnsi="Verdana"/>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Consolas" w:eastAsiaTheme="majorEastAsia" w:hAnsi="Consolas" w:cstheme="majorBidi"/>
                                <w:b/>
                                <w:caps/>
                                <w:color w:val="1E544F" w:themeColor="accent1"/>
                                <w:sz w:val="72"/>
                                <w:szCs w:val="72"/>
                              </w:rPr>
                              <w:alias w:val="Title"/>
                              <w:tag w:val=""/>
                              <w:id w:val="709237671"/>
                              <w:dataBinding w:prefixMappings="xmlns:ns0='http://purl.org/dc/elements/1.1/' xmlns:ns1='http://schemas.openxmlformats.org/package/2006/metadata/core-properties' " w:xpath="/ns1:coreProperties[1]/ns0:title[1]" w:storeItemID="{6C3C8BC8-F283-45AE-878A-BAB7291924A1}"/>
                              <w:text/>
                            </w:sdtPr>
                            <w:sdtContent>
                              <w:p w14:paraId="44A13A14" w14:textId="585C7BCB" w:rsidR="00B832BA" w:rsidRPr="001032FC" w:rsidRDefault="00B832BA" w:rsidP="00684D2E">
                                <w:pPr>
                                  <w:pStyle w:val="NoSpacing"/>
                                  <w:jc w:val="center"/>
                                  <w:rPr>
                                    <w:rFonts w:ascii="Consolas" w:eastAsiaTheme="majorEastAsia" w:hAnsi="Consolas" w:cstheme="majorBidi"/>
                                    <w:b/>
                                    <w:caps/>
                                    <w:color w:val="1E544F" w:themeColor="accent1"/>
                                    <w:sz w:val="72"/>
                                    <w:szCs w:val="72"/>
                                  </w:rPr>
                                </w:pPr>
                                <w:r>
                                  <w:rPr>
                                    <w:rFonts w:ascii="Consolas" w:eastAsiaTheme="majorEastAsia" w:hAnsi="Consolas" w:cstheme="majorBidi"/>
                                    <w:b/>
                                    <w:caps/>
                                    <w:color w:val="1E544F" w:themeColor="accent1"/>
                                    <w:sz w:val="72"/>
                                    <w:szCs w:val="72"/>
                                  </w:rPr>
                                  <w:t>Veterinary DATABASE: REQUIREMENTS implementation &amp; proof of concept</w:t>
                                </w:r>
                              </w:p>
                            </w:sdtContent>
                          </w:sdt>
                        </w:txbxContent>
                      </v:textbox>
                    </v:shape>
                    <w10:wrap anchorx="page" anchory="page"/>
                  </v:group>
                </w:pict>
              </mc:Fallback>
            </mc:AlternateContent>
          </w:r>
        </w:p>
        <w:p w14:paraId="7A79DC17" w14:textId="77777777" w:rsidR="00684D2E" w:rsidRPr="004E5D7D" w:rsidRDefault="00684D2E" w:rsidP="0050544B">
          <w:pPr>
            <w:contextualSpacing/>
          </w:pPr>
          <w:r w:rsidRPr="004E5D7D">
            <w:br w:type="page"/>
          </w:r>
        </w:p>
      </w:sdtContent>
    </w:sdt>
    <w:p w14:paraId="0646F816" w14:textId="77777777" w:rsidR="0039694D" w:rsidRDefault="0039694D">
      <w:pPr>
        <w:pStyle w:val="TOC1"/>
        <w:tabs>
          <w:tab w:val="right" w:leader="dot" w:pos="10790"/>
        </w:tabs>
        <w:sectPr w:rsidR="0039694D" w:rsidSect="0039694D">
          <w:headerReference w:type="default" r:id="rId9"/>
          <w:pgSz w:w="12240" w:h="15840"/>
          <w:pgMar w:top="720" w:right="720" w:bottom="720" w:left="720" w:header="432" w:footer="720" w:gutter="0"/>
          <w:cols w:space="720"/>
          <w:titlePg/>
          <w:docGrid w:linePitch="360"/>
        </w:sectPr>
      </w:pPr>
    </w:p>
    <w:p w14:paraId="29CA3194" w14:textId="4CDCCA1D" w:rsidR="0039694D" w:rsidRDefault="0039694D">
      <w:pPr>
        <w:pStyle w:val="TOC1"/>
        <w:tabs>
          <w:tab w:val="right" w:leader="dot" w:pos="10790"/>
        </w:tabs>
      </w:pPr>
    </w:p>
    <w:p w14:paraId="4D42A216" w14:textId="01FEB71B" w:rsidR="0039694D" w:rsidRPr="0039694D" w:rsidRDefault="0039694D" w:rsidP="0039694D">
      <w:pPr>
        <w:pStyle w:val="Heading1"/>
      </w:pPr>
      <w:r>
        <w:t>TABLE OF CONTENTS</w:t>
      </w:r>
    </w:p>
    <w:p w14:paraId="0FA1F218" w14:textId="6BA81212" w:rsidR="000D7B69" w:rsidRDefault="000D7B69">
      <w:pPr>
        <w:pStyle w:val="TOC1"/>
        <w:tabs>
          <w:tab w:val="right" w:leader="dot" w:pos="10790"/>
        </w:tabs>
        <w:rPr>
          <w:b w:val="0"/>
          <w:bCs w:val="0"/>
          <w:caps w:val="0"/>
          <w:noProof/>
          <w:sz w:val="22"/>
          <w:szCs w:val="22"/>
        </w:rPr>
      </w:pPr>
      <w:r>
        <w:fldChar w:fldCharType="begin"/>
      </w:r>
      <w:r>
        <w:instrText xml:space="preserve"> TOC \o "1-2" \h \z \u </w:instrText>
      </w:r>
      <w:r>
        <w:fldChar w:fldCharType="separate"/>
      </w:r>
      <w:hyperlink w:anchor="_Toc519361971" w:history="1">
        <w:r w:rsidRPr="007E36CE">
          <w:rPr>
            <w:rStyle w:val="Hyperlink"/>
            <w:noProof/>
          </w:rPr>
          <w:t>DOCUMENT PURPOSE AND STRUCTURE</w:t>
        </w:r>
        <w:r>
          <w:rPr>
            <w:noProof/>
            <w:webHidden/>
          </w:rPr>
          <w:tab/>
        </w:r>
        <w:r>
          <w:rPr>
            <w:noProof/>
            <w:webHidden/>
          </w:rPr>
          <w:fldChar w:fldCharType="begin"/>
        </w:r>
        <w:r>
          <w:rPr>
            <w:noProof/>
            <w:webHidden/>
          </w:rPr>
          <w:instrText xml:space="preserve"> PAGEREF _Toc519361971 \h </w:instrText>
        </w:r>
        <w:r>
          <w:rPr>
            <w:noProof/>
            <w:webHidden/>
          </w:rPr>
        </w:r>
        <w:r>
          <w:rPr>
            <w:noProof/>
            <w:webHidden/>
          </w:rPr>
          <w:fldChar w:fldCharType="separate"/>
        </w:r>
        <w:r>
          <w:rPr>
            <w:noProof/>
            <w:webHidden/>
          </w:rPr>
          <w:t>3</w:t>
        </w:r>
        <w:r>
          <w:rPr>
            <w:noProof/>
            <w:webHidden/>
          </w:rPr>
          <w:fldChar w:fldCharType="end"/>
        </w:r>
      </w:hyperlink>
    </w:p>
    <w:p w14:paraId="52D143AE" w14:textId="695A47DB" w:rsidR="000D7B69" w:rsidRDefault="00B832BA">
      <w:pPr>
        <w:pStyle w:val="TOC1"/>
        <w:tabs>
          <w:tab w:val="right" w:leader="dot" w:pos="10790"/>
        </w:tabs>
        <w:rPr>
          <w:b w:val="0"/>
          <w:bCs w:val="0"/>
          <w:caps w:val="0"/>
          <w:noProof/>
          <w:sz w:val="22"/>
          <w:szCs w:val="22"/>
        </w:rPr>
      </w:pPr>
      <w:hyperlink w:anchor="_Toc519361972" w:history="1">
        <w:r w:rsidR="000D7B69" w:rsidRPr="007E36CE">
          <w:rPr>
            <w:rStyle w:val="Hyperlink"/>
            <w:noProof/>
          </w:rPr>
          <w:t>WARNING</w:t>
        </w:r>
        <w:r w:rsidR="000D7B69">
          <w:rPr>
            <w:noProof/>
            <w:webHidden/>
          </w:rPr>
          <w:tab/>
        </w:r>
        <w:r w:rsidR="000D7B69">
          <w:rPr>
            <w:noProof/>
            <w:webHidden/>
          </w:rPr>
          <w:fldChar w:fldCharType="begin"/>
        </w:r>
        <w:r w:rsidR="000D7B69">
          <w:rPr>
            <w:noProof/>
            <w:webHidden/>
          </w:rPr>
          <w:instrText xml:space="preserve"> PAGEREF _Toc519361972 \h </w:instrText>
        </w:r>
        <w:r w:rsidR="000D7B69">
          <w:rPr>
            <w:noProof/>
            <w:webHidden/>
          </w:rPr>
        </w:r>
        <w:r w:rsidR="000D7B69">
          <w:rPr>
            <w:noProof/>
            <w:webHidden/>
          </w:rPr>
          <w:fldChar w:fldCharType="separate"/>
        </w:r>
        <w:r w:rsidR="000D7B69">
          <w:rPr>
            <w:noProof/>
            <w:webHidden/>
          </w:rPr>
          <w:t>3</w:t>
        </w:r>
        <w:r w:rsidR="000D7B69">
          <w:rPr>
            <w:noProof/>
            <w:webHidden/>
          </w:rPr>
          <w:fldChar w:fldCharType="end"/>
        </w:r>
      </w:hyperlink>
    </w:p>
    <w:p w14:paraId="411E568F" w14:textId="2E928C51" w:rsidR="000D7B69" w:rsidRDefault="00B832BA">
      <w:pPr>
        <w:pStyle w:val="TOC1"/>
        <w:tabs>
          <w:tab w:val="right" w:leader="dot" w:pos="10790"/>
        </w:tabs>
        <w:rPr>
          <w:b w:val="0"/>
          <w:bCs w:val="0"/>
          <w:caps w:val="0"/>
          <w:noProof/>
          <w:sz w:val="22"/>
          <w:szCs w:val="22"/>
        </w:rPr>
      </w:pPr>
      <w:hyperlink w:anchor="_Toc519361973" w:history="1">
        <w:r w:rsidR="000D7B69" w:rsidRPr="007E36CE">
          <w:rPr>
            <w:rStyle w:val="Hyperlink"/>
            <w:noProof/>
          </w:rPr>
          <w:t>INSTALLATION</w:t>
        </w:r>
        <w:r w:rsidR="000D7B69">
          <w:rPr>
            <w:noProof/>
            <w:webHidden/>
          </w:rPr>
          <w:tab/>
        </w:r>
        <w:r w:rsidR="000D7B69">
          <w:rPr>
            <w:noProof/>
            <w:webHidden/>
          </w:rPr>
          <w:fldChar w:fldCharType="begin"/>
        </w:r>
        <w:r w:rsidR="000D7B69">
          <w:rPr>
            <w:noProof/>
            <w:webHidden/>
          </w:rPr>
          <w:instrText xml:space="preserve"> PAGEREF _Toc519361973 \h </w:instrText>
        </w:r>
        <w:r w:rsidR="000D7B69">
          <w:rPr>
            <w:noProof/>
            <w:webHidden/>
          </w:rPr>
        </w:r>
        <w:r w:rsidR="000D7B69">
          <w:rPr>
            <w:noProof/>
            <w:webHidden/>
          </w:rPr>
          <w:fldChar w:fldCharType="separate"/>
        </w:r>
        <w:r w:rsidR="000D7B69">
          <w:rPr>
            <w:noProof/>
            <w:webHidden/>
          </w:rPr>
          <w:t>3</w:t>
        </w:r>
        <w:r w:rsidR="000D7B69">
          <w:rPr>
            <w:noProof/>
            <w:webHidden/>
          </w:rPr>
          <w:fldChar w:fldCharType="end"/>
        </w:r>
      </w:hyperlink>
    </w:p>
    <w:p w14:paraId="43EB7873" w14:textId="55D83ED3" w:rsidR="000D7B69" w:rsidRDefault="00B832BA">
      <w:pPr>
        <w:pStyle w:val="TOC1"/>
        <w:tabs>
          <w:tab w:val="right" w:leader="dot" w:pos="10790"/>
        </w:tabs>
        <w:rPr>
          <w:b w:val="0"/>
          <w:bCs w:val="0"/>
          <w:caps w:val="0"/>
          <w:noProof/>
          <w:sz w:val="22"/>
          <w:szCs w:val="22"/>
        </w:rPr>
      </w:pPr>
      <w:hyperlink w:anchor="_Toc519361974" w:history="1">
        <w:r w:rsidR="000D7B69" w:rsidRPr="007E36CE">
          <w:rPr>
            <w:rStyle w:val="Hyperlink"/>
            <w:noProof/>
          </w:rPr>
          <w:t>DATA STRUCTURE CREATION</w:t>
        </w:r>
        <w:r w:rsidR="000D7B69">
          <w:rPr>
            <w:noProof/>
            <w:webHidden/>
          </w:rPr>
          <w:tab/>
        </w:r>
        <w:r w:rsidR="000D7B69">
          <w:rPr>
            <w:noProof/>
            <w:webHidden/>
          </w:rPr>
          <w:fldChar w:fldCharType="begin"/>
        </w:r>
        <w:r w:rsidR="000D7B69">
          <w:rPr>
            <w:noProof/>
            <w:webHidden/>
          </w:rPr>
          <w:instrText xml:space="preserve"> PAGEREF _Toc519361974 \h </w:instrText>
        </w:r>
        <w:r w:rsidR="000D7B69">
          <w:rPr>
            <w:noProof/>
            <w:webHidden/>
          </w:rPr>
        </w:r>
        <w:r w:rsidR="000D7B69">
          <w:rPr>
            <w:noProof/>
            <w:webHidden/>
          </w:rPr>
          <w:fldChar w:fldCharType="separate"/>
        </w:r>
        <w:r w:rsidR="000D7B69">
          <w:rPr>
            <w:noProof/>
            <w:webHidden/>
          </w:rPr>
          <w:t>6</w:t>
        </w:r>
        <w:r w:rsidR="000D7B69">
          <w:rPr>
            <w:noProof/>
            <w:webHidden/>
          </w:rPr>
          <w:fldChar w:fldCharType="end"/>
        </w:r>
      </w:hyperlink>
    </w:p>
    <w:p w14:paraId="3B78BF13" w14:textId="21742F81" w:rsidR="000D7B69" w:rsidRDefault="00B832BA">
      <w:pPr>
        <w:pStyle w:val="TOC2"/>
        <w:tabs>
          <w:tab w:val="right" w:leader="dot" w:pos="10790"/>
        </w:tabs>
        <w:rPr>
          <w:smallCaps w:val="0"/>
          <w:noProof/>
          <w:sz w:val="22"/>
          <w:szCs w:val="22"/>
        </w:rPr>
      </w:pPr>
      <w:hyperlink w:anchor="_Toc519361975" w:history="1">
        <w:r w:rsidR="000D7B69" w:rsidRPr="007E36CE">
          <w:rPr>
            <w:rStyle w:val="Hyperlink"/>
            <w:noProof/>
          </w:rPr>
          <w:t>Tablespaces</w:t>
        </w:r>
        <w:r w:rsidR="000D7B69">
          <w:rPr>
            <w:noProof/>
            <w:webHidden/>
          </w:rPr>
          <w:tab/>
        </w:r>
        <w:r w:rsidR="000D7B69">
          <w:rPr>
            <w:noProof/>
            <w:webHidden/>
          </w:rPr>
          <w:fldChar w:fldCharType="begin"/>
        </w:r>
        <w:r w:rsidR="000D7B69">
          <w:rPr>
            <w:noProof/>
            <w:webHidden/>
          </w:rPr>
          <w:instrText xml:space="preserve"> PAGEREF _Toc519361975 \h </w:instrText>
        </w:r>
        <w:r w:rsidR="000D7B69">
          <w:rPr>
            <w:noProof/>
            <w:webHidden/>
          </w:rPr>
        </w:r>
        <w:r w:rsidR="000D7B69">
          <w:rPr>
            <w:noProof/>
            <w:webHidden/>
          </w:rPr>
          <w:fldChar w:fldCharType="separate"/>
        </w:r>
        <w:r w:rsidR="000D7B69">
          <w:rPr>
            <w:noProof/>
            <w:webHidden/>
          </w:rPr>
          <w:t>6</w:t>
        </w:r>
        <w:r w:rsidR="000D7B69">
          <w:rPr>
            <w:noProof/>
            <w:webHidden/>
          </w:rPr>
          <w:fldChar w:fldCharType="end"/>
        </w:r>
      </w:hyperlink>
    </w:p>
    <w:p w14:paraId="224719F1" w14:textId="783A831D" w:rsidR="000D7B69" w:rsidRDefault="00B832BA">
      <w:pPr>
        <w:pStyle w:val="TOC2"/>
        <w:tabs>
          <w:tab w:val="right" w:leader="dot" w:pos="10790"/>
        </w:tabs>
        <w:rPr>
          <w:smallCaps w:val="0"/>
          <w:noProof/>
          <w:sz w:val="22"/>
          <w:szCs w:val="22"/>
        </w:rPr>
      </w:pPr>
      <w:hyperlink w:anchor="_Toc519361976" w:history="1">
        <w:r w:rsidR="000D7B69" w:rsidRPr="007E36CE">
          <w:rPr>
            <w:rStyle w:val="Hyperlink"/>
            <w:noProof/>
          </w:rPr>
          <w:t>Tables and Constraints</w:t>
        </w:r>
        <w:r w:rsidR="000D7B69">
          <w:rPr>
            <w:noProof/>
            <w:webHidden/>
          </w:rPr>
          <w:tab/>
        </w:r>
        <w:r w:rsidR="000D7B69">
          <w:rPr>
            <w:noProof/>
            <w:webHidden/>
          </w:rPr>
          <w:fldChar w:fldCharType="begin"/>
        </w:r>
        <w:r w:rsidR="000D7B69">
          <w:rPr>
            <w:noProof/>
            <w:webHidden/>
          </w:rPr>
          <w:instrText xml:space="preserve"> PAGEREF _Toc519361976 \h </w:instrText>
        </w:r>
        <w:r w:rsidR="000D7B69">
          <w:rPr>
            <w:noProof/>
            <w:webHidden/>
          </w:rPr>
        </w:r>
        <w:r w:rsidR="000D7B69">
          <w:rPr>
            <w:noProof/>
            <w:webHidden/>
          </w:rPr>
          <w:fldChar w:fldCharType="separate"/>
        </w:r>
        <w:r w:rsidR="000D7B69">
          <w:rPr>
            <w:noProof/>
            <w:webHidden/>
          </w:rPr>
          <w:t>7</w:t>
        </w:r>
        <w:r w:rsidR="000D7B69">
          <w:rPr>
            <w:noProof/>
            <w:webHidden/>
          </w:rPr>
          <w:fldChar w:fldCharType="end"/>
        </w:r>
      </w:hyperlink>
    </w:p>
    <w:p w14:paraId="1CBAE475" w14:textId="28D4A0A0" w:rsidR="000D7B69" w:rsidRDefault="00B832BA">
      <w:pPr>
        <w:pStyle w:val="TOC2"/>
        <w:tabs>
          <w:tab w:val="right" w:leader="dot" w:pos="10790"/>
        </w:tabs>
        <w:rPr>
          <w:smallCaps w:val="0"/>
          <w:noProof/>
          <w:sz w:val="22"/>
          <w:szCs w:val="22"/>
        </w:rPr>
      </w:pPr>
      <w:hyperlink w:anchor="_Toc519361977" w:history="1">
        <w:r w:rsidR="000D7B69" w:rsidRPr="007E36CE">
          <w:rPr>
            <w:rStyle w:val="Hyperlink"/>
            <w:noProof/>
          </w:rPr>
          <w:t>Sequences and Identity Columns</w:t>
        </w:r>
        <w:r w:rsidR="000D7B69">
          <w:rPr>
            <w:noProof/>
            <w:webHidden/>
          </w:rPr>
          <w:tab/>
        </w:r>
        <w:r w:rsidR="000D7B69">
          <w:rPr>
            <w:noProof/>
            <w:webHidden/>
          </w:rPr>
          <w:fldChar w:fldCharType="begin"/>
        </w:r>
        <w:r w:rsidR="000D7B69">
          <w:rPr>
            <w:noProof/>
            <w:webHidden/>
          </w:rPr>
          <w:instrText xml:space="preserve"> PAGEREF _Toc519361977 \h </w:instrText>
        </w:r>
        <w:r w:rsidR="000D7B69">
          <w:rPr>
            <w:noProof/>
            <w:webHidden/>
          </w:rPr>
        </w:r>
        <w:r w:rsidR="000D7B69">
          <w:rPr>
            <w:noProof/>
            <w:webHidden/>
          </w:rPr>
          <w:fldChar w:fldCharType="separate"/>
        </w:r>
        <w:r w:rsidR="000D7B69">
          <w:rPr>
            <w:noProof/>
            <w:webHidden/>
          </w:rPr>
          <w:t>10</w:t>
        </w:r>
        <w:r w:rsidR="000D7B69">
          <w:rPr>
            <w:noProof/>
            <w:webHidden/>
          </w:rPr>
          <w:fldChar w:fldCharType="end"/>
        </w:r>
      </w:hyperlink>
    </w:p>
    <w:p w14:paraId="48DB0EEE" w14:textId="0B0B952D" w:rsidR="000D7B69" w:rsidRDefault="00B832BA">
      <w:pPr>
        <w:pStyle w:val="TOC2"/>
        <w:tabs>
          <w:tab w:val="right" w:leader="dot" w:pos="10790"/>
        </w:tabs>
        <w:rPr>
          <w:smallCaps w:val="0"/>
          <w:noProof/>
          <w:sz w:val="22"/>
          <w:szCs w:val="22"/>
        </w:rPr>
      </w:pPr>
      <w:hyperlink w:anchor="_Toc519361978" w:history="1">
        <w:r w:rsidR="000D7B69" w:rsidRPr="007E36CE">
          <w:rPr>
            <w:rStyle w:val="Hyperlink"/>
            <w:noProof/>
          </w:rPr>
          <w:t>Data Loading</w:t>
        </w:r>
        <w:r w:rsidR="000D7B69">
          <w:rPr>
            <w:noProof/>
            <w:webHidden/>
          </w:rPr>
          <w:tab/>
        </w:r>
        <w:r w:rsidR="000D7B69">
          <w:rPr>
            <w:noProof/>
            <w:webHidden/>
          </w:rPr>
          <w:fldChar w:fldCharType="begin"/>
        </w:r>
        <w:r w:rsidR="000D7B69">
          <w:rPr>
            <w:noProof/>
            <w:webHidden/>
          </w:rPr>
          <w:instrText xml:space="preserve"> PAGEREF _Toc519361978 \h </w:instrText>
        </w:r>
        <w:r w:rsidR="000D7B69">
          <w:rPr>
            <w:noProof/>
            <w:webHidden/>
          </w:rPr>
        </w:r>
        <w:r w:rsidR="000D7B69">
          <w:rPr>
            <w:noProof/>
            <w:webHidden/>
          </w:rPr>
          <w:fldChar w:fldCharType="separate"/>
        </w:r>
        <w:r w:rsidR="000D7B69">
          <w:rPr>
            <w:noProof/>
            <w:webHidden/>
          </w:rPr>
          <w:t>11</w:t>
        </w:r>
        <w:r w:rsidR="000D7B69">
          <w:rPr>
            <w:noProof/>
            <w:webHidden/>
          </w:rPr>
          <w:fldChar w:fldCharType="end"/>
        </w:r>
      </w:hyperlink>
    </w:p>
    <w:p w14:paraId="16D8A3AB" w14:textId="4AFFF5CA" w:rsidR="000D7B69" w:rsidRDefault="00B832BA">
      <w:pPr>
        <w:pStyle w:val="TOC1"/>
        <w:tabs>
          <w:tab w:val="right" w:leader="dot" w:pos="10790"/>
        </w:tabs>
        <w:rPr>
          <w:b w:val="0"/>
          <w:bCs w:val="0"/>
          <w:caps w:val="0"/>
          <w:noProof/>
          <w:sz w:val="22"/>
          <w:szCs w:val="22"/>
        </w:rPr>
      </w:pPr>
      <w:hyperlink w:anchor="_Toc519361979" w:history="1">
        <w:r w:rsidR="000D7B69" w:rsidRPr="007E36CE">
          <w:rPr>
            <w:rStyle w:val="Hyperlink"/>
            <w:noProof/>
          </w:rPr>
          <w:t>BUSINESS RULES IMPLEMENTATION</w:t>
        </w:r>
        <w:r w:rsidR="000D7B69">
          <w:rPr>
            <w:noProof/>
            <w:webHidden/>
          </w:rPr>
          <w:tab/>
        </w:r>
        <w:r w:rsidR="000D7B69">
          <w:rPr>
            <w:noProof/>
            <w:webHidden/>
          </w:rPr>
          <w:fldChar w:fldCharType="begin"/>
        </w:r>
        <w:r w:rsidR="000D7B69">
          <w:rPr>
            <w:noProof/>
            <w:webHidden/>
          </w:rPr>
          <w:instrText xml:space="preserve"> PAGEREF _Toc519361979 \h </w:instrText>
        </w:r>
        <w:r w:rsidR="000D7B69">
          <w:rPr>
            <w:noProof/>
            <w:webHidden/>
          </w:rPr>
        </w:r>
        <w:r w:rsidR="000D7B69">
          <w:rPr>
            <w:noProof/>
            <w:webHidden/>
          </w:rPr>
          <w:fldChar w:fldCharType="separate"/>
        </w:r>
        <w:r w:rsidR="000D7B69">
          <w:rPr>
            <w:noProof/>
            <w:webHidden/>
          </w:rPr>
          <w:t>12</w:t>
        </w:r>
        <w:r w:rsidR="000D7B69">
          <w:rPr>
            <w:noProof/>
            <w:webHidden/>
          </w:rPr>
          <w:fldChar w:fldCharType="end"/>
        </w:r>
      </w:hyperlink>
    </w:p>
    <w:p w14:paraId="100B9D7B" w14:textId="026D0E5B" w:rsidR="000D7B69" w:rsidRDefault="00B832BA">
      <w:pPr>
        <w:pStyle w:val="TOC2"/>
        <w:tabs>
          <w:tab w:val="right" w:leader="dot" w:pos="10790"/>
        </w:tabs>
        <w:rPr>
          <w:smallCaps w:val="0"/>
          <w:noProof/>
          <w:sz w:val="22"/>
          <w:szCs w:val="22"/>
        </w:rPr>
      </w:pPr>
      <w:hyperlink w:anchor="_Toc519361980" w:history="1">
        <w:r w:rsidR="000D7B69" w:rsidRPr="007E36CE">
          <w:rPr>
            <w:rStyle w:val="Hyperlink"/>
            <w:noProof/>
          </w:rPr>
          <w:t>Record Keeping, Reception, Customer Relations Managment</w:t>
        </w:r>
        <w:r w:rsidR="000D7B69">
          <w:rPr>
            <w:noProof/>
            <w:webHidden/>
          </w:rPr>
          <w:tab/>
        </w:r>
        <w:r w:rsidR="000D7B69">
          <w:rPr>
            <w:noProof/>
            <w:webHidden/>
          </w:rPr>
          <w:fldChar w:fldCharType="begin"/>
        </w:r>
        <w:r w:rsidR="000D7B69">
          <w:rPr>
            <w:noProof/>
            <w:webHidden/>
          </w:rPr>
          <w:instrText xml:space="preserve"> PAGEREF _Toc519361980 \h </w:instrText>
        </w:r>
        <w:r w:rsidR="000D7B69">
          <w:rPr>
            <w:noProof/>
            <w:webHidden/>
          </w:rPr>
        </w:r>
        <w:r w:rsidR="000D7B69">
          <w:rPr>
            <w:noProof/>
            <w:webHidden/>
          </w:rPr>
          <w:fldChar w:fldCharType="separate"/>
        </w:r>
        <w:r w:rsidR="000D7B69">
          <w:rPr>
            <w:noProof/>
            <w:webHidden/>
          </w:rPr>
          <w:t>12</w:t>
        </w:r>
        <w:r w:rsidR="000D7B69">
          <w:rPr>
            <w:noProof/>
            <w:webHidden/>
          </w:rPr>
          <w:fldChar w:fldCharType="end"/>
        </w:r>
      </w:hyperlink>
    </w:p>
    <w:p w14:paraId="28A540AA" w14:textId="03C87768" w:rsidR="000D7B69" w:rsidRDefault="00B832BA">
      <w:pPr>
        <w:pStyle w:val="TOC2"/>
        <w:tabs>
          <w:tab w:val="right" w:leader="dot" w:pos="10790"/>
        </w:tabs>
        <w:rPr>
          <w:smallCaps w:val="0"/>
          <w:noProof/>
          <w:sz w:val="22"/>
          <w:szCs w:val="22"/>
        </w:rPr>
      </w:pPr>
      <w:hyperlink w:anchor="_Toc519361981" w:history="1">
        <w:r w:rsidR="000D7B69" w:rsidRPr="007E36CE">
          <w:rPr>
            <w:rStyle w:val="Hyperlink"/>
            <w:noProof/>
          </w:rPr>
          <w:t>Clinical Procedures</w:t>
        </w:r>
        <w:r w:rsidR="000D7B69">
          <w:rPr>
            <w:noProof/>
            <w:webHidden/>
          </w:rPr>
          <w:tab/>
        </w:r>
        <w:r w:rsidR="000D7B69">
          <w:rPr>
            <w:noProof/>
            <w:webHidden/>
          </w:rPr>
          <w:fldChar w:fldCharType="begin"/>
        </w:r>
        <w:r w:rsidR="000D7B69">
          <w:rPr>
            <w:noProof/>
            <w:webHidden/>
          </w:rPr>
          <w:instrText xml:space="preserve"> PAGEREF _Toc519361981 \h </w:instrText>
        </w:r>
        <w:r w:rsidR="000D7B69">
          <w:rPr>
            <w:noProof/>
            <w:webHidden/>
          </w:rPr>
        </w:r>
        <w:r w:rsidR="000D7B69">
          <w:rPr>
            <w:noProof/>
            <w:webHidden/>
          </w:rPr>
          <w:fldChar w:fldCharType="separate"/>
        </w:r>
        <w:r w:rsidR="000D7B69">
          <w:rPr>
            <w:noProof/>
            <w:webHidden/>
          </w:rPr>
          <w:t>19</w:t>
        </w:r>
        <w:r w:rsidR="000D7B69">
          <w:rPr>
            <w:noProof/>
            <w:webHidden/>
          </w:rPr>
          <w:fldChar w:fldCharType="end"/>
        </w:r>
      </w:hyperlink>
    </w:p>
    <w:p w14:paraId="66AE9073" w14:textId="44AE5BC7" w:rsidR="000D7B69" w:rsidRDefault="00B832BA">
      <w:pPr>
        <w:pStyle w:val="TOC2"/>
        <w:tabs>
          <w:tab w:val="right" w:leader="dot" w:pos="10790"/>
        </w:tabs>
        <w:rPr>
          <w:smallCaps w:val="0"/>
          <w:noProof/>
          <w:sz w:val="22"/>
          <w:szCs w:val="22"/>
        </w:rPr>
      </w:pPr>
      <w:hyperlink w:anchor="_Toc519361982" w:history="1">
        <w:r w:rsidR="000D7B69" w:rsidRPr="007E36CE">
          <w:rPr>
            <w:rStyle w:val="Hyperlink"/>
            <w:noProof/>
          </w:rPr>
          <w:t>Pharmacology, Pathology, Blood Bank</w:t>
        </w:r>
        <w:r w:rsidR="000D7B69">
          <w:rPr>
            <w:noProof/>
            <w:webHidden/>
          </w:rPr>
          <w:tab/>
        </w:r>
        <w:r w:rsidR="000D7B69">
          <w:rPr>
            <w:noProof/>
            <w:webHidden/>
          </w:rPr>
          <w:fldChar w:fldCharType="begin"/>
        </w:r>
        <w:r w:rsidR="000D7B69">
          <w:rPr>
            <w:noProof/>
            <w:webHidden/>
          </w:rPr>
          <w:instrText xml:space="preserve"> PAGEREF _Toc519361982 \h </w:instrText>
        </w:r>
        <w:r w:rsidR="000D7B69">
          <w:rPr>
            <w:noProof/>
            <w:webHidden/>
          </w:rPr>
        </w:r>
        <w:r w:rsidR="000D7B69">
          <w:rPr>
            <w:noProof/>
            <w:webHidden/>
          </w:rPr>
          <w:fldChar w:fldCharType="separate"/>
        </w:r>
        <w:r w:rsidR="000D7B69">
          <w:rPr>
            <w:noProof/>
            <w:webHidden/>
          </w:rPr>
          <w:t>24</w:t>
        </w:r>
        <w:r w:rsidR="000D7B69">
          <w:rPr>
            <w:noProof/>
            <w:webHidden/>
          </w:rPr>
          <w:fldChar w:fldCharType="end"/>
        </w:r>
      </w:hyperlink>
    </w:p>
    <w:p w14:paraId="51E86BAF" w14:textId="53D3E352" w:rsidR="000D7B69" w:rsidRDefault="00B832BA">
      <w:pPr>
        <w:pStyle w:val="TOC2"/>
        <w:tabs>
          <w:tab w:val="right" w:leader="dot" w:pos="10790"/>
        </w:tabs>
        <w:rPr>
          <w:smallCaps w:val="0"/>
          <w:noProof/>
          <w:sz w:val="22"/>
          <w:szCs w:val="22"/>
        </w:rPr>
      </w:pPr>
      <w:hyperlink w:anchor="_Toc519361983" w:history="1">
        <w:r w:rsidR="000D7B69" w:rsidRPr="007E36CE">
          <w:rPr>
            <w:rStyle w:val="Hyperlink"/>
            <w:noProof/>
          </w:rPr>
          <w:t>RX-10 a separate id for each individual prescription external to the chart</w:t>
        </w:r>
        <w:r w:rsidR="000D7B69">
          <w:rPr>
            <w:noProof/>
            <w:webHidden/>
          </w:rPr>
          <w:tab/>
        </w:r>
        <w:r w:rsidR="000D7B69">
          <w:rPr>
            <w:noProof/>
            <w:webHidden/>
          </w:rPr>
          <w:fldChar w:fldCharType="begin"/>
        </w:r>
        <w:r w:rsidR="000D7B69">
          <w:rPr>
            <w:noProof/>
            <w:webHidden/>
          </w:rPr>
          <w:instrText xml:space="preserve"> PAGEREF _Toc519361983 \h </w:instrText>
        </w:r>
        <w:r w:rsidR="000D7B69">
          <w:rPr>
            <w:noProof/>
            <w:webHidden/>
          </w:rPr>
        </w:r>
        <w:r w:rsidR="000D7B69">
          <w:rPr>
            <w:noProof/>
            <w:webHidden/>
          </w:rPr>
          <w:fldChar w:fldCharType="separate"/>
        </w:r>
        <w:r w:rsidR="000D7B69">
          <w:rPr>
            <w:noProof/>
            <w:webHidden/>
          </w:rPr>
          <w:t>27</w:t>
        </w:r>
        <w:r w:rsidR="000D7B69">
          <w:rPr>
            <w:noProof/>
            <w:webHidden/>
          </w:rPr>
          <w:fldChar w:fldCharType="end"/>
        </w:r>
      </w:hyperlink>
    </w:p>
    <w:p w14:paraId="5C780598" w14:textId="57565287" w:rsidR="000D7B69" w:rsidRDefault="00B832BA">
      <w:pPr>
        <w:pStyle w:val="TOC2"/>
        <w:tabs>
          <w:tab w:val="right" w:leader="dot" w:pos="10790"/>
        </w:tabs>
        <w:rPr>
          <w:smallCaps w:val="0"/>
          <w:noProof/>
          <w:sz w:val="22"/>
          <w:szCs w:val="22"/>
        </w:rPr>
      </w:pPr>
      <w:hyperlink w:anchor="_Toc519361984" w:history="1">
        <w:r w:rsidR="000D7B69" w:rsidRPr="007E36CE">
          <w:rPr>
            <w:rStyle w:val="Hyperlink"/>
            <w:noProof/>
          </w:rPr>
          <w:t>RX-02 Stock reorder flag</w:t>
        </w:r>
        <w:r w:rsidR="000D7B69">
          <w:rPr>
            <w:noProof/>
            <w:webHidden/>
          </w:rPr>
          <w:tab/>
        </w:r>
        <w:r w:rsidR="000D7B69">
          <w:rPr>
            <w:noProof/>
            <w:webHidden/>
          </w:rPr>
          <w:fldChar w:fldCharType="begin"/>
        </w:r>
        <w:r w:rsidR="000D7B69">
          <w:rPr>
            <w:noProof/>
            <w:webHidden/>
          </w:rPr>
          <w:instrText xml:space="preserve"> PAGEREF _Toc519361984 \h </w:instrText>
        </w:r>
        <w:r w:rsidR="000D7B69">
          <w:rPr>
            <w:noProof/>
            <w:webHidden/>
          </w:rPr>
        </w:r>
        <w:r w:rsidR="000D7B69">
          <w:rPr>
            <w:noProof/>
            <w:webHidden/>
          </w:rPr>
          <w:fldChar w:fldCharType="separate"/>
        </w:r>
        <w:r w:rsidR="000D7B69">
          <w:rPr>
            <w:noProof/>
            <w:webHidden/>
          </w:rPr>
          <w:t>27</w:t>
        </w:r>
        <w:r w:rsidR="000D7B69">
          <w:rPr>
            <w:noProof/>
            <w:webHidden/>
          </w:rPr>
          <w:fldChar w:fldCharType="end"/>
        </w:r>
      </w:hyperlink>
    </w:p>
    <w:p w14:paraId="037B7D14" w14:textId="0C6B89F1" w:rsidR="000D7B69" w:rsidRDefault="00B832BA">
      <w:pPr>
        <w:pStyle w:val="TOC2"/>
        <w:tabs>
          <w:tab w:val="right" w:leader="dot" w:pos="10790"/>
        </w:tabs>
        <w:rPr>
          <w:smallCaps w:val="0"/>
          <w:noProof/>
          <w:sz w:val="22"/>
          <w:szCs w:val="22"/>
        </w:rPr>
      </w:pPr>
      <w:hyperlink w:anchor="_Toc519361985" w:history="1">
        <w:r w:rsidR="000D7B69" w:rsidRPr="007E36CE">
          <w:rPr>
            <w:rStyle w:val="Hyperlink"/>
            <w:noProof/>
          </w:rPr>
          <w:t>Patient Chart</w:t>
        </w:r>
        <w:r w:rsidR="000D7B69">
          <w:rPr>
            <w:noProof/>
            <w:webHidden/>
          </w:rPr>
          <w:tab/>
        </w:r>
        <w:r w:rsidR="000D7B69">
          <w:rPr>
            <w:noProof/>
            <w:webHidden/>
          </w:rPr>
          <w:fldChar w:fldCharType="begin"/>
        </w:r>
        <w:r w:rsidR="000D7B69">
          <w:rPr>
            <w:noProof/>
            <w:webHidden/>
          </w:rPr>
          <w:instrText xml:space="preserve"> PAGEREF _Toc519361985 \h </w:instrText>
        </w:r>
        <w:r w:rsidR="000D7B69">
          <w:rPr>
            <w:noProof/>
            <w:webHidden/>
          </w:rPr>
        </w:r>
        <w:r w:rsidR="000D7B69">
          <w:rPr>
            <w:noProof/>
            <w:webHidden/>
          </w:rPr>
          <w:fldChar w:fldCharType="separate"/>
        </w:r>
        <w:r w:rsidR="000D7B69">
          <w:rPr>
            <w:noProof/>
            <w:webHidden/>
          </w:rPr>
          <w:t>29</w:t>
        </w:r>
        <w:r w:rsidR="000D7B69">
          <w:rPr>
            <w:noProof/>
            <w:webHidden/>
          </w:rPr>
          <w:fldChar w:fldCharType="end"/>
        </w:r>
      </w:hyperlink>
    </w:p>
    <w:p w14:paraId="337A081C" w14:textId="66A37EBF" w:rsidR="000D7B69" w:rsidRDefault="00B832BA">
      <w:pPr>
        <w:pStyle w:val="TOC2"/>
        <w:tabs>
          <w:tab w:val="right" w:leader="dot" w:pos="10790"/>
        </w:tabs>
        <w:rPr>
          <w:smallCaps w:val="0"/>
          <w:noProof/>
          <w:sz w:val="22"/>
          <w:szCs w:val="22"/>
        </w:rPr>
      </w:pPr>
      <w:hyperlink w:anchor="_Toc519361986" w:history="1">
        <w:r w:rsidR="000D7B69" w:rsidRPr="007E36CE">
          <w:rPr>
            <w:rStyle w:val="Hyperlink"/>
            <w:noProof/>
          </w:rPr>
          <w:t>REPORTS REQUIRED</w:t>
        </w:r>
        <w:r w:rsidR="000D7B69">
          <w:rPr>
            <w:noProof/>
            <w:webHidden/>
          </w:rPr>
          <w:tab/>
        </w:r>
        <w:r w:rsidR="000D7B69">
          <w:rPr>
            <w:noProof/>
            <w:webHidden/>
          </w:rPr>
          <w:fldChar w:fldCharType="begin"/>
        </w:r>
        <w:r w:rsidR="000D7B69">
          <w:rPr>
            <w:noProof/>
            <w:webHidden/>
          </w:rPr>
          <w:instrText xml:space="preserve"> PAGEREF _Toc519361986 \h </w:instrText>
        </w:r>
        <w:r w:rsidR="000D7B69">
          <w:rPr>
            <w:noProof/>
            <w:webHidden/>
          </w:rPr>
        </w:r>
        <w:r w:rsidR="000D7B69">
          <w:rPr>
            <w:noProof/>
            <w:webHidden/>
          </w:rPr>
          <w:fldChar w:fldCharType="separate"/>
        </w:r>
        <w:r w:rsidR="000D7B69">
          <w:rPr>
            <w:noProof/>
            <w:webHidden/>
          </w:rPr>
          <w:t>35</w:t>
        </w:r>
        <w:r w:rsidR="000D7B69">
          <w:rPr>
            <w:noProof/>
            <w:webHidden/>
          </w:rPr>
          <w:fldChar w:fldCharType="end"/>
        </w:r>
      </w:hyperlink>
    </w:p>
    <w:p w14:paraId="6B95FB94" w14:textId="7252BAC8" w:rsidR="000D7B69" w:rsidRDefault="00B832BA">
      <w:pPr>
        <w:pStyle w:val="TOC1"/>
        <w:tabs>
          <w:tab w:val="right" w:leader="dot" w:pos="10790"/>
        </w:tabs>
        <w:rPr>
          <w:b w:val="0"/>
          <w:bCs w:val="0"/>
          <w:caps w:val="0"/>
          <w:noProof/>
          <w:sz w:val="22"/>
          <w:szCs w:val="22"/>
        </w:rPr>
      </w:pPr>
      <w:hyperlink w:anchor="_Toc519361987" w:history="1">
        <w:r w:rsidR="000D7B69" w:rsidRPr="007E36CE">
          <w:rPr>
            <w:rStyle w:val="Hyperlink"/>
            <w:noProof/>
          </w:rPr>
          <w:t>MISCELLANEOUS TRANSACTIONS, REPORTS, AND VIEWS</w:t>
        </w:r>
        <w:r w:rsidR="000D7B69">
          <w:rPr>
            <w:noProof/>
            <w:webHidden/>
          </w:rPr>
          <w:tab/>
        </w:r>
        <w:r w:rsidR="000D7B69">
          <w:rPr>
            <w:noProof/>
            <w:webHidden/>
          </w:rPr>
          <w:fldChar w:fldCharType="begin"/>
        </w:r>
        <w:r w:rsidR="000D7B69">
          <w:rPr>
            <w:noProof/>
            <w:webHidden/>
          </w:rPr>
          <w:instrText xml:space="preserve"> PAGEREF _Toc519361987 \h </w:instrText>
        </w:r>
        <w:r w:rsidR="000D7B69">
          <w:rPr>
            <w:noProof/>
            <w:webHidden/>
          </w:rPr>
        </w:r>
        <w:r w:rsidR="000D7B69">
          <w:rPr>
            <w:noProof/>
            <w:webHidden/>
          </w:rPr>
          <w:fldChar w:fldCharType="separate"/>
        </w:r>
        <w:r w:rsidR="000D7B69">
          <w:rPr>
            <w:noProof/>
            <w:webHidden/>
          </w:rPr>
          <w:t>41</w:t>
        </w:r>
        <w:r w:rsidR="000D7B69">
          <w:rPr>
            <w:noProof/>
            <w:webHidden/>
          </w:rPr>
          <w:fldChar w:fldCharType="end"/>
        </w:r>
      </w:hyperlink>
    </w:p>
    <w:p w14:paraId="73E13BB2" w14:textId="7DA7076A" w:rsidR="000D7B69" w:rsidRDefault="00B832BA">
      <w:pPr>
        <w:pStyle w:val="TOC2"/>
        <w:tabs>
          <w:tab w:val="right" w:leader="dot" w:pos="10790"/>
        </w:tabs>
        <w:rPr>
          <w:smallCaps w:val="0"/>
          <w:noProof/>
          <w:sz w:val="22"/>
          <w:szCs w:val="22"/>
        </w:rPr>
      </w:pPr>
      <w:hyperlink w:anchor="_Toc519361988" w:history="1">
        <w:r w:rsidR="000D7B69" w:rsidRPr="007E36CE">
          <w:rPr>
            <w:rStyle w:val="Hyperlink"/>
            <w:noProof/>
          </w:rPr>
          <w:t>TRX-03 Inventory Disposable equipment</w:t>
        </w:r>
        <w:r w:rsidR="000D7B69">
          <w:rPr>
            <w:noProof/>
            <w:webHidden/>
          </w:rPr>
          <w:tab/>
        </w:r>
        <w:r w:rsidR="000D7B69">
          <w:rPr>
            <w:noProof/>
            <w:webHidden/>
          </w:rPr>
          <w:fldChar w:fldCharType="begin"/>
        </w:r>
        <w:r w:rsidR="000D7B69">
          <w:rPr>
            <w:noProof/>
            <w:webHidden/>
          </w:rPr>
          <w:instrText xml:space="preserve"> PAGEREF _Toc519361988 \h </w:instrText>
        </w:r>
        <w:r w:rsidR="000D7B69">
          <w:rPr>
            <w:noProof/>
            <w:webHidden/>
          </w:rPr>
        </w:r>
        <w:r w:rsidR="000D7B69">
          <w:rPr>
            <w:noProof/>
            <w:webHidden/>
          </w:rPr>
          <w:fldChar w:fldCharType="separate"/>
        </w:r>
        <w:r w:rsidR="000D7B69">
          <w:rPr>
            <w:noProof/>
            <w:webHidden/>
          </w:rPr>
          <w:t>41</w:t>
        </w:r>
        <w:r w:rsidR="000D7B69">
          <w:rPr>
            <w:noProof/>
            <w:webHidden/>
          </w:rPr>
          <w:fldChar w:fldCharType="end"/>
        </w:r>
      </w:hyperlink>
    </w:p>
    <w:p w14:paraId="22BC2143" w14:textId="7D7C0DF4" w:rsidR="000D7B69" w:rsidRDefault="00B832BA">
      <w:pPr>
        <w:pStyle w:val="TOC2"/>
        <w:tabs>
          <w:tab w:val="right" w:leader="dot" w:pos="10790"/>
        </w:tabs>
        <w:rPr>
          <w:smallCaps w:val="0"/>
          <w:noProof/>
          <w:sz w:val="22"/>
          <w:szCs w:val="22"/>
        </w:rPr>
      </w:pPr>
      <w:hyperlink w:anchor="_Toc519361989" w:history="1">
        <w:r w:rsidR="000D7B69" w:rsidRPr="007E36CE">
          <w:rPr>
            <w:rStyle w:val="Hyperlink"/>
            <w:noProof/>
          </w:rPr>
          <w:t>Blood Bank</w:t>
        </w:r>
        <w:r w:rsidR="000D7B69">
          <w:rPr>
            <w:noProof/>
            <w:webHidden/>
          </w:rPr>
          <w:tab/>
        </w:r>
        <w:r w:rsidR="000D7B69">
          <w:rPr>
            <w:noProof/>
            <w:webHidden/>
          </w:rPr>
          <w:fldChar w:fldCharType="begin"/>
        </w:r>
        <w:r w:rsidR="000D7B69">
          <w:rPr>
            <w:noProof/>
            <w:webHidden/>
          </w:rPr>
          <w:instrText xml:space="preserve"> PAGEREF _Toc519361989 \h </w:instrText>
        </w:r>
        <w:r w:rsidR="000D7B69">
          <w:rPr>
            <w:noProof/>
            <w:webHidden/>
          </w:rPr>
        </w:r>
        <w:r w:rsidR="000D7B69">
          <w:rPr>
            <w:noProof/>
            <w:webHidden/>
          </w:rPr>
          <w:fldChar w:fldCharType="separate"/>
        </w:r>
        <w:r w:rsidR="000D7B69">
          <w:rPr>
            <w:noProof/>
            <w:webHidden/>
          </w:rPr>
          <w:t>41</w:t>
        </w:r>
        <w:r w:rsidR="000D7B69">
          <w:rPr>
            <w:noProof/>
            <w:webHidden/>
          </w:rPr>
          <w:fldChar w:fldCharType="end"/>
        </w:r>
      </w:hyperlink>
    </w:p>
    <w:p w14:paraId="2654DC16" w14:textId="476410BD" w:rsidR="000D7B69" w:rsidRDefault="00B832BA">
      <w:pPr>
        <w:pStyle w:val="TOC2"/>
        <w:tabs>
          <w:tab w:val="right" w:leader="dot" w:pos="10790"/>
        </w:tabs>
        <w:rPr>
          <w:smallCaps w:val="0"/>
          <w:noProof/>
          <w:sz w:val="22"/>
          <w:szCs w:val="22"/>
        </w:rPr>
      </w:pPr>
      <w:hyperlink w:anchor="_Toc519361990" w:history="1">
        <w:r w:rsidR="000D7B69" w:rsidRPr="007E36CE">
          <w:rPr>
            <w:rStyle w:val="Hyperlink"/>
            <w:noProof/>
          </w:rPr>
          <w:t>Not included rules</w:t>
        </w:r>
        <w:r w:rsidR="000D7B69">
          <w:rPr>
            <w:noProof/>
            <w:webHidden/>
          </w:rPr>
          <w:tab/>
        </w:r>
        <w:r w:rsidR="000D7B69">
          <w:rPr>
            <w:noProof/>
            <w:webHidden/>
          </w:rPr>
          <w:fldChar w:fldCharType="begin"/>
        </w:r>
        <w:r w:rsidR="000D7B69">
          <w:rPr>
            <w:noProof/>
            <w:webHidden/>
          </w:rPr>
          <w:instrText xml:space="preserve"> PAGEREF _Toc519361990 \h </w:instrText>
        </w:r>
        <w:r w:rsidR="000D7B69">
          <w:rPr>
            <w:noProof/>
            <w:webHidden/>
          </w:rPr>
        </w:r>
        <w:r w:rsidR="000D7B69">
          <w:rPr>
            <w:noProof/>
            <w:webHidden/>
          </w:rPr>
          <w:fldChar w:fldCharType="separate"/>
        </w:r>
        <w:r w:rsidR="000D7B69">
          <w:rPr>
            <w:noProof/>
            <w:webHidden/>
          </w:rPr>
          <w:t>42</w:t>
        </w:r>
        <w:r w:rsidR="000D7B69">
          <w:rPr>
            <w:noProof/>
            <w:webHidden/>
          </w:rPr>
          <w:fldChar w:fldCharType="end"/>
        </w:r>
      </w:hyperlink>
    </w:p>
    <w:p w14:paraId="208BFC2E" w14:textId="6FE754B1" w:rsidR="000D7B69" w:rsidRDefault="00B832BA">
      <w:pPr>
        <w:pStyle w:val="TOC1"/>
        <w:tabs>
          <w:tab w:val="right" w:leader="dot" w:pos="10790"/>
        </w:tabs>
        <w:rPr>
          <w:b w:val="0"/>
          <w:bCs w:val="0"/>
          <w:caps w:val="0"/>
          <w:noProof/>
          <w:sz w:val="22"/>
          <w:szCs w:val="22"/>
        </w:rPr>
      </w:pPr>
      <w:hyperlink w:anchor="_Toc519361991" w:history="1">
        <w:r w:rsidR="000D7B69" w:rsidRPr="007E36CE">
          <w:rPr>
            <w:rStyle w:val="Hyperlink"/>
            <w:noProof/>
          </w:rPr>
          <w:t>PERFORMANCE TUNING</w:t>
        </w:r>
        <w:r w:rsidR="000D7B69">
          <w:rPr>
            <w:noProof/>
            <w:webHidden/>
          </w:rPr>
          <w:tab/>
        </w:r>
        <w:r w:rsidR="000D7B69">
          <w:rPr>
            <w:noProof/>
            <w:webHidden/>
          </w:rPr>
          <w:fldChar w:fldCharType="begin"/>
        </w:r>
        <w:r w:rsidR="000D7B69">
          <w:rPr>
            <w:noProof/>
            <w:webHidden/>
          </w:rPr>
          <w:instrText xml:space="preserve"> PAGEREF _Toc519361991 \h </w:instrText>
        </w:r>
        <w:r w:rsidR="000D7B69">
          <w:rPr>
            <w:noProof/>
            <w:webHidden/>
          </w:rPr>
        </w:r>
        <w:r w:rsidR="000D7B69">
          <w:rPr>
            <w:noProof/>
            <w:webHidden/>
          </w:rPr>
          <w:fldChar w:fldCharType="separate"/>
        </w:r>
        <w:r w:rsidR="000D7B69">
          <w:rPr>
            <w:noProof/>
            <w:webHidden/>
          </w:rPr>
          <w:t>42</w:t>
        </w:r>
        <w:r w:rsidR="000D7B69">
          <w:rPr>
            <w:noProof/>
            <w:webHidden/>
          </w:rPr>
          <w:fldChar w:fldCharType="end"/>
        </w:r>
      </w:hyperlink>
    </w:p>
    <w:p w14:paraId="35562F6D" w14:textId="5D759E2A" w:rsidR="000D7B69" w:rsidRDefault="00B832BA">
      <w:pPr>
        <w:pStyle w:val="TOC1"/>
        <w:tabs>
          <w:tab w:val="right" w:leader="dot" w:pos="10790"/>
        </w:tabs>
        <w:rPr>
          <w:b w:val="0"/>
          <w:bCs w:val="0"/>
          <w:caps w:val="0"/>
          <w:noProof/>
          <w:sz w:val="22"/>
          <w:szCs w:val="22"/>
        </w:rPr>
      </w:pPr>
      <w:hyperlink w:anchor="_Toc519361992" w:history="1">
        <w:r w:rsidR="000D7B69" w:rsidRPr="007E36CE">
          <w:rPr>
            <w:rStyle w:val="Hyperlink"/>
            <w:noProof/>
          </w:rPr>
          <w:t>DATA STRUCTURES AND PROGRAM UNITS</w:t>
        </w:r>
        <w:r w:rsidR="000D7B69">
          <w:rPr>
            <w:noProof/>
            <w:webHidden/>
          </w:rPr>
          <w:tab/>
        </w:r>
        <w:r w:rsidR="000D7B69">
          <w:rPr>
            <w:noProof/>
            <w:webHidden/>
          </w:rPr>
          <w:fldChar w:fldCharType="begin"/>
        </w:r>
        <w:r w:rsidR="000D7B69">
          <w:rPr>
            <w:noProof/>
            <w:webHidden/>
          </w:rPr>
          <w:instrText xml:space="preserve"> PAGEREF _Toc519361992 \h </w:instrText>
        </w:r>
        <w:r w:rsidR="000D7B69">
          <w:rPr>
            <w:noProof/>
            <w:webHidden/>
          </w:rPr>
        </w:r>
        <w:r w:rsidR="000D7B69">
          <w:rPr>
            <w:noProof/>
            <w:webHidden/>
          </w:rPr>
          <w:fldChar w:fldCharType="separate"/>
        </w:r>
        <w:r w:rsidR="000D7B69">
          <w:rPr>
            <w:noProof/>
            <w:webHidden/>
          </w:rPr>
          <w:t>43</w:t>
        </w:r>
        <w:r w:rsidR="000D7B69">
          <w:rPr>
            <w:noProof/>
            <w:webHidden/>
          </w:rPr>
          <w:fldChar w:fldCharType="end"/>
        </w:r>
      </w:hyperlink>
    </w:p>
    <w:p w14:paraId="466643B6" w14:textId="57B2D968" w:rsidR="000D7B69" w:rsidRDefault="00B832BA">
      <w:pPr>
        <w:pStyle w:val="TOC2"/>
        <w:tabs>
          <w:tab w:val="right" w:leader="dot" w:pos="10790"/>
        </w:tabs>
        <w:rPr>
          <w:smallCaps w:val="0"/>
          <w:noProof/>
          <w:sz w:val="22"/>
          <w:szCs w:val="22"/>
        </w:rPr>
      </w:pPr>
      <w:hyperlink w:anchor="_Toc519361993" w:history="1">
        <w:r w:rsidR="000D7B69" w:rsidRPr="007E36CE">
          <w:rPr>
            <w:rStyle w:val="Hyperlink"/>
            <w:noProof/>
          </w:rPr>
          <w:t>Tables</w:t>
        </w:r>
        <w:r w:rsidR="000D7B69">
          <w:rPr>
            <w:noProof/>
            <w:webHidden/>
          </w:rPr>
          <w:tab/>
        </w:r>
        <w:r w:rsidR="000D7B69">
          <w:rPr>
            <w:noProof/>
            <w:webHidden/>
          </w:rPr>
          <w:fldChar w:fldCharType="begin"/>
        </w:r>
        <w:r w:rsidR="000D7B69">
          <w:rPr>
            <w:noProof/>
            <w:webHidden/>
          </w:rPr>
          <w:instrText xml:space="preserve"> PAGEREF _Toc519361993 \h </w:instrText>
        </w:r>
        <w:r w:rsidR="000D7B69">
          <w:rPr>
            <w:noProof/>
            <w:webHidden/>
          </w:rPr>
        </w:r>
        <w:r w:rsidR="000D7B69">
          <w:rPr>
            <w:noProof/>
            <w:webHidden/>
          </w:rPr>
          <w:fldChar w:fldCharType="separate"/>
        </w:r>
        <w:r w:rsidR="000D7B69">
          <w:rPr>
            <w:noProof/>
            <w:webHidden/>
          </w:rPr>
          <w:t>43</w:t>
        </w:r>
        <w:r w:rsidR="000D7B69">
          <w:rPr>
            <w:noProof/>
            <w:webHidden/>
          </w:rPr>
          <w:fldChar w:fldCharType="end"/>
        </w:r>
      </w:hyperlink>
    </w:p>
    <w:p w14:paraId="5C407229" w14:textId="36449AAA" w:rsidR="000D7B69" w:rsidRDefault="00B832BA">
      <w:pPr>
        <w:pStyle w:val="TOC1"/>
        <w:tabs>
          <w:tab w:val="right" w:leader="dot" w:pos="10790"/>
        </w:tabs>
        <w:rPr>
          <w:b w:val="0"/>
          <w:bCs w:val="0"/>
          <w:caps w:val="0"/>
          <w:noProof/>
          <w:sz w:val="22"/>
          <w:szCs w:val="22"/>
        </w:rPr>
      </w:pPr>
      <w:hyperlink w:anchor="_Toc519361994" w:history="1">
        <w:r w:rsidR="000D7B69" w:rsidRPr="007E36CE">
          <w:rPr>
            <w:rStyle w:val="Hyperlink"/>
            <w:noProof/>
          </w:rPr>
          <w:t>BIBLIOGRAPHY</w:t>
        </w:r>
        <w:r w:rsidR="000D7B69">
          <w:rPr>
            <w:noProof/>
            <w:webHidden/>
          </w:rPr>
          <w:tab/>
        </w:r>
        <w:r w:rsidR="000D7B69">
          <w:rPr>
            <w:noProof/>
            <w:webHidden/>
          </w:rPr>
          <w:fldChar w:fldCharType="begin"/>
        </w:r>
        <w:r w:rsidR="000D7B69">
          <w:rPr>
            <w:noProof/>
            <w:webHidden/>
          </w:rPr>
          <w:instrText xml:space="preserve"> PAGEREF _Toc519361994 \h </w:instrText>
        </w:r>
        <w:r w:rsidR="000D7B69">
          <w:rPr>
            <w:noProof/>
            <w:webHidden/>
          </w:rPr>
        </w:r>
        <w:r w:rsidR="000D7B69">
          <w:rPr>
            <w:noProof/>
            <w:webHidden/>
          </w:rPr>
          <w:fldChar w:fldCharType="separate"/>
        </w:r>
        <w:r w:rsidR="000D7B69">
          <w:rPr>
            <w:noProof/>
            <w:webHidden/>
          </w:rPr>
          <w:t>44</w:t>
        </w:r>
        <w:r w:rsidR="000D7B69">
          <w:rPr>
            <w:noProof/>
            <w:webHidden/>
          </w:rPr>
          <w:fldChar w:fldCharType="end"/>
        </w:r>
      </w:hyperlink>
    </w:p>
    <w:p w14:paraId="2F686EF4" w14:textId="27045F29" w:rsidR="000D7B69" w:rsidRDefault="00B832BA">
      <w:pPr>
        <w:pStyle w:val="TOC1"/>
        <w:tabs>
          <w:tab w:val="right" w:leader="dot" w:pos="10790"/>
        </w:tabs>
        <w:rPr>
          <w:b w:val="0"/>
          <w:bCs w:val="0"/>
          <w:caps w:val="0"/>
          <w:noProof/>
          <w:sz w:val="22"/>
          <w:szCs w:val="22"/>
        </w:rPr>
      </w:pPr>
      <w:hyperlink w:anchor="_Toc519361995" w:history="1">
        <w:r w:rsidR="000D7B69" w:rsidRPr="007E36CE">
          <w:rPr>
            <w:rStyle w:val="Hyperlink"/>
            <w:noProof/>
          </w:rPr>
          <w:t>ACKNOWLEDGEMENTS</w:t>
        </w:r>
        <w:r w:rsidR="000D7B69">
          <w:rPr>
            <w:noProof/>
            <w:webHidden/>
          </w:rPr>
          <w:tab/>
        </w:r>
        <w:r w:rsidR="000D7B69">
          <w:rPr>
            <w:noProof/>
            <w:webHidden/>
          </w:rPr>
          <w:fldChar w:fldCharType="begin"/>
        </w:r>
        <w:r w:rsidR="000D7B69">
          <w:rPr>
            <w:noProof/>
            <w:webHidden/>
          </w:rPr>
          <w:instrText xml:space="preserve"> PAGEREF _Toc519361995 \h </w:instrText>
        </w:r>
        <w:r w:rsidR="000D7B69">
          <w:rPr>
            <w:noProof/>
            <w:webHidden/>
          </w:rPr>
        </w:r>
        <w:r w:rsidR="000D7B69">
          <w:rPr>
            <w:noProof/>
            <w:webHidden/>
          </w:rPr>
          <w:fldChar w:fldCharType="separate"/>
        </w:r>
        <w:r w:rsidR="000D7B69">
          <w:rPr>
            <w:noProof/>
            <w:webHidden/>
          </w:rPr>
          <w:t>45</w:t>
        </w:r>
        <w:r w:rsidR="000D7B69">
          <w:rPr>
            <w:noProof/>
            <w:webHidden/>
          </w:rPr>
          <w:fldChar w:fldCharType="end"/>
        </w:r>
      </w:hyperlink>
    </w:p>
    <w:p w14:paraId="54755B3C" w14:textId="70FDF90B" w:rsidR="000D7B69" w:rsidRDefault="00B832BA">
      <w:pPr>
        <w:pStyle w:val="TOC1"/>
        <w:tabs>
          <w:tab w:val="right" w:leader="dot" w:pos="10790"/>
        </w:tabs>
        <w:rPr>
          <w:b w:val="0"/>
          <w:bCs w:val="0"/>
          <w:caps w:val="0"/>
          <w:noProof/>
          <w:sz w:val="22"/>
          <w:szCs w:val="22"/>
        </w:rPr>
      </w:pPr>
      <w:hyperlink w:anchor="_Toc519361996" w:history="1">
        <w:r w:rsidR="000D7B69" w:rsidRPr="007E36CE">
          <w:rPr>
            <w:rStyle w:val="Hyperlink"/>
            <w:noProof/>
          </w:rPr>
          <w:t>APPENDIX A: SQL FILES</w:t>
        </w:r>
        <w:r w:rsidR="000D7B69">
          <w:rPr>
            <w:noProof/>
            <w:webHidden/>
          </w:rPr>
          <w:tab/>
        </w:r>
        <w:r w:rsidR="000D7B69">
          <w:rPr>
            <w:noProof/>
            <w:webHidden/>
          </w:rPr>
          <w:fldChar w:fldCharType="begin"/>
        </w:r>
        <w:r w:rsidR="000D7B69">
          <w:rPr>
            <w:noProof/>
            <w:webHidden/>
          </w:rPr>
          <w:instrText xml:space="preserve"> PAGEREF _Toc519361996 \h </w:instrText>
        </w:r>
        <w:r w:rsidR="000D7B69">
          <w:rPr>
            <w:noProof/>
            <w:webHidden/>
          </w:rPr>
        </w:r>
        <w:r w:rsidR="000D7B69">
          <w:rPr>
            <w:noProof/>
            <w:webHidden/>
          </w:rPr>
          <w:fldChar w:fldCharType="separate"/>
        </w:r>
        <w:r w:rsidR="000D7B69">
          <w:rPr>
            <w:noProof/>
            <w:webHidden/>
          </w:rPr>
          <w:t>46</w:t>
        </w:r>
        <w:r w:rsidR="000D7B69">
          <w:rPr>
            <w:noProof/>
            <w:webHidden/>
          </w:rPr>
          <w:fldChar w:fldCharType="end"/>
        </w:r>
      </w:hyperlink>
    </w:p>
    <w:p w14:paraId="3E97C718" w14:textId="2C1A294F" w:rsidR="000D7B69" w:rsidRDefault="000D7B69">
      <w:r>
        <w:fldChar w:fldCharType="end"/>
      </w:r>
    </w:p>
    <w:p w14:paraId="0E00FE68" w14:textId="572CA283" w:rsidR="000D7B69" w:rsidRDefault="000D7B69"/>
    <w:p w14:paraId="66636769" w14:textId="0E830F99" w:rsidR="000D7B69" w:rsidRDefault="000D7B69"/>
    <w:p w14:paraId="54FA1C00" w14:textId="16B939C9" w:rsidR="000D7B69" w:rsidRDefault="000D7B69">
      <w:r>
        <w:br w:type="page"/>
      </w:r>
    </w:p>
    <w:p w14:paraId="7CBD351B" w14:textId="0FB2B238" w:rsidR="004244E3" w:rsidRDefault="00711426" w:rsidP="0050544B">
      <w:pPr>
        <w:pStyle w:val="Heading1"/>
        <w:contextualSpacing/>
      </w:pPr>
      <w:bookmarkStart w:id="15" w:name="_Toc519361971"/>
      <w:r>
        <w:rPr>
          <w:caps w:val="0"/>
        </w:rPr>
        <w:lastRenderedPageBreak/>
        <w:t>DOCUMENT PURPOSE</w:t>
      </w:r>
      <w:bookmarkEnd w:id="15"/>
    </w:p>
    <w:p w14:paraId="75F7EFC5" w14:textId="23927478" w:rsidR="00E563D8" w:rsidRDefault="00E563D8" w:rsidP="0050544B">
      <w:pPr>
        <w:contextualSpacing/>
      </w:pPr>
      <w:r>
        <w:t xml:space="preserve">The purpose of this document is to demonstrate the implementation of the requirements set forth in the previous document </w:t>
      </w:r>
      <w:r w:rsidRPr="00E563D8">
        <w:t>Case Study for Developing A Veterinary Database</w:t>
      </w:r>
      <w:r>
        <w:t xml:space="preserve"> (Babler, 2018).  This will be done by showing the implementation of various data structures (tables, views, etc.) and program units (procedures, functions, etc.) that adhere to the business rules as set in Babler’s Case Study for Developing a Veterinary </w:t>
      </w:r>
      <w:r w:rsidR="0039694D">
        <w:t>Database [</w:t>
      </w:r>
      <w:r>
        <w:t>CS</w:t>
      </w:r>
      <w:r w:rsidR="00101BD3">
        <w:t xml:space="preserve">FDAVD].  </w:t>
      </w:r>
    </w:p>
    <w:p w14:paraId="58A6D5F8" w14:textId="0DCF5D49" w:rsidR="00B71592" w:rsidRPr="0039694D" w:rsidRDefault="00B71592" w:rsidP="0039694D">
      <w:pPr>
        <w:pStyle w:val="Heading1"/>
      </w:pPr>
      <w:bookmarkStart w:id="16" w:name="_Toc519361972"/>
      <w:r w:rsidRPr="0039694D">
        <w:t>WARNING</w:t>
      </w:r>
      <w:bookmarkEnd w:id="16"/>
    </w:p>
    <w:p w14:paraId="3E57E10B" w14:textId="6A5921C9" w:rsidR="00B71592" w:rsidRDefault="00B71592" w:rsidP="0050544B">
      <w:pPr>
        <w:contextualSpacing/>
      </w:pPr>
      <w:r w:rsidRPr="0032640E">
        <w:t>The scope of this paper is</w:t>
      </w:r>
      <w:ins w:id="17" w:author="Hicks, James K." w:date="2018-07-15T11:14:00Z">
        <w:r w:rsidR="00B832BA">
          <w:t xml:space="preserve"> as follows</w:t>
        </w:r>
      </w:ins>
      <w:r w:rsidRPr="0032640E">
        <w:t xml:space="preserve">: Oracle </w:t>
      </w:r>
      <w:r>
        <w:t xml:space="preserve">PL/SQL, SQL, relational algebra, </w:t>
      </w:r>
      <w:proofErr w:type="gramStart"/>
      <w:r>
        <w:t>relational</w:t>
      </w:r>
      <w:proofErr w:type="gramEnd"/>
      <w:r>
        <w:t xml:space="preserve"> theory in general, data structures, structured programming, Oracle’s 12c database, anything tangentially related to these topics.  Anything that falls in </w:t>
      </w:r>
      <w:proofErr w:type="gramStart"/>
      <w:r>
        <w:t>this scope readers</w:t>
      </w:r>
      <w:proofErr w:type="gramEnd"/>
      <w:r>
        <w:t xml:space="preserve"> should feel free to use for their academic, professional, or </w:t>
      </w:r>
      <w:commentRangeStart w:id="18"/>
      <w:r w:rsidR="0032640E">
        <w:t>creative needs.</w:t>
      </w:r>
      <w:commentRangeEnd w:id="18"/>
      <w:r w:rsidR="00B832BA">
        <w:rPr>
          <w:rStyle w:val="CommentReference"/>
        </w:rPr>
        <w:commentReference w:id="18"/>
      </w:r>
    </w:p>
    <w:p w14:paraId="155879A4" w14:textId="77777777" w:rsidR="0039694D" w:rsidRDefault="0032640E" w:rsidP="0050544B">
      <w:pPr>
        <w:contextualSpacing/>
      </w:pPr>
      <w:r>
        <w:t xml:space="preserve">The author of this paper </w:t>
      </w:r>
      <w:r>
        <w:rPr>
          <w:i/>
        </w:rPr>
        <w:t>is not</w:t>
      </w:r>
      <w:r>
        <w:t xml:space="preserve"> a veterinary scientist. There is data in the example database showing real-life veterinary pharmaceuticals and veterinary clinical procedures.  These examples show how veterinary data can be used with relational objects for the efficient storage, retrieval, updating, and manipulation of data for a small to medium veterinary practice. </w:t>
      </w:r>
    </w:p>
    <w:p w14:paraId="1B8CA3D0" w14:textId="7E3F3695" w:rsidR="00E061CE" w:rsidRPr="0039694D" w:rsidRDefault="0032640E" w:rsidP="0050544B">
      <w:pPr>
        <w:contextualSpacing/>
        <w:rPr>
          <w:sz w:val="22"/>
        </w:rPr>
      </w:pPr>
      <w:r w:rsidRPr="0039694D">
        <w:rPr>
          <w:b/>
          <w:i/>
          <w:color w:val="761E28" w:themeColor="accent2" w:themeShade="BF"/>
          <w:sz w:val="22"/>
        </w:rPr>
        <w:t xml:space="preserve">Under no circumstances should the prescriptions, medicines, or clinical procedures shown in the database be administered to any animal without the explicit consent </w:t>
      </w:r>
      <w:r w:rsidR="00630AF9" w:rsidRPr="0039694D">
        <w:rPr>
          <w:b/>
          <w:i/>
          <w:color w:val="761E28" w:themeColor="accent2" w:themeShade="BF"/>
          <w:sz w:val="22"/>
        </w:rPr>
        <w:t>a</w:t>
      </w:r>
      <w:r w:rsidRPr="0039694D">
        <w:rPr>
          <w:b/>
          <w:i/>
          <w:color w:val="761E28" w:themeColor="accent2" w:themeShade="BF"/>
          <w:sz w:val="22"/>
        </w:rPr>
        <w:t>nd observation</w:t>
      </w:r>
      <w:r w:rsidR="00630AF9" w:rsidRPr="0039694D">
        <w:rPr>
          <w:b/>
          <w:i/>
          <w:color w:val="761E28" w:themeColor="accent2" w:themeShade="BF"/>
          <w:sz w:val="22"/>
        </w:rPr>
        <w:t xml:space="preserve"> of </w:t>
      </w:r>
      <w:r w:rsidRPr="0039694D">
        <w:rPr>
          <w:b/>
          <w:i/>
          <w:color w:val="761E28" w:themeColor="accent2" w:themeShade="BF"/>
          <w:sz w:val="22"/>
        </w:rPr>
        <w:t>a qualified veterinary doctor.</w:t>
      </w:r>
    </w:p>
    <w:p w14:paraId="6614B0EA" w14:textId="77777777" w:rsidR="0000631C" w:rsidRPr="0000631C" w:rsidRDefault="0000631C" w:rsidP="0050544B">
      <w:pPr>
        <w:contextualSpacing/>
        <w:rPr>
          <w:b/>
        </w:rPr>
      </w:pPr>
    </w:p>
    <w:p w14:paraId="59E250A2" w14:textId="594C53A4" w:rsidR="00101BD3" w:rsidRDefault="00711426" w:rsidP="0050544B">
      <w:pPr>
        <w:pStyle w:val="Heading1"/>
        <w:contextualSpacing/>
      </w:pPr>
      <w:bookmarkStart w:id="19" w:name="_Toc519361973"/>
      <w:r>
        <w:rPr>
          <w:caps w:val="0"/>
        </w:rPr>
        <w:t>INSTALLATION</w:t>
      </w:r>
      <w:bookmarkEnd w:id="19"/>
    </w:p>
    <w:p w14:paraId="721B67B3" w14:textId="017FE490" w:rsidR="008848FC" w:rsidRDefault="008848FC" w:rsidP="0050544B">
      <w:pPr>
        <w:keepNext/>
        <w:contextualSpacing/>
      </w:pPr>
      <w:r>
        <w:t>The installation of the prototype database</w:t>
      </w:r>
      <w:r w:rsidR="00654FF6">
        <w:t xml:space="preserve"> [</w:t>
      </w:r>
      <w:proofErr w:type="spellStart"/>
      <w:r w:rsidR="00654FF6">
        <w:t>BablerVet</w:t>
      </w:r>
      <w:proofErr w:type="spellEnd"/>
      <w:r w:rsidR="00654FF6">
        <w:t>]</w:t>
      </w:r>
      <w:r>
        <w:t xml:space="preserve"> was </w:t>
      </w:r>
      <w:del w:id="20" w:author="Hicks, James K." w:date="2018-07-15T11:18:00Z">
        <w:r w:rsidDel="00E01804">
          <w:delText>done on</w:delText>
        </w:r>
      </w:del>
      <w:ins w:id="21" w:author="Hicks, James K." w:date="2018-07-15T11:18:00Z">
        <w:r w:rsidR="00E01804">
          <w:t>performed</w:t>
        </w:r>
      </w:ins>
      <w:r>
        <w:t xml:space="preserve"> using Oracle’s Database Creation Assistant [figures 1 -3].  The memory and storage requirements were greatly reduced for </w:t>
      </w:r>
      <w:del w:id="22" w:author="Hicks, James K." w:date="2018-07-15T11:19:00Z">
        <w:r w:rsidDel="00E01804">
          <w:delText xml:space="preserve">the </w:delText>
        </w:r>
      </w:del>
      <w:ins w:id="23" w:author="Hicks, James K." w:date="2018-07-15T11:19:00Z">
        <w:r w:rsidR="00E01804">
          <w:t>th</w:t>
        </w:r>
        <w:r w:rsidR="00E01804">
          <w:t>is</w:t>
        </w:r>
        <w:r w:rsidR="00E01804">
          <w:t xml:space="preserve"> </w:t>
        </w:r>
      </w:ins>
      <w:r>
        <w:t xml:space="preserve">prototype </w:t>
      </w:r>
      <w:del w:id="24" w:author="Hicks, James K." w:date="2018-07-15T11:19:00Z">
        <w:r w:rsidDel="00E01804">
          <w:delText xml:space="preserve">for </w:delText>
        </w:r>
      </w:del>
      <w:ins w:id="25" w:author="Hicks, James K." w:date="2018-07-15T11:19:00Z">
        <w:r w:rsidR="00E01804">
          <w:t>to allow for</w:t>
        </w:r>
        <w:r w:rsidR="00E01804">
          <w:t xml:space="preserve"> </w:t>
        </w:r>
      </w:ins>
      <w:r>
        <w:t xml:space="preserve">simulating stresses on the database that would happen with multiple users and to save on prototype development costs. </w:t>
      </w:r>
    </w:p>
    <w:p w14:paraId="467279C7" w14:textId="77777777" w:rsidR="00396232" w:rsidRDefault="00396232" w:rsidP="0050544B">
      <w:pPr>
        <w:contextualSpacing/>
      </w:pPr>
    </w:p>
    <w:p w14:paraId="785AAB63" w14:textId="06637E24" w:rsidR="00357697" w:rsidRDefault="00396232" w:rsidP="006215E1">
      <w:pPr>
        <w:contextualSpacing/>
      </w:pPr>
      <w:r>
        <w:t xml:space="preserve">The primary tools for administering the database were Oracle’s SQL </w:t>
      </w:r>
      <w:r w:rsidR="0000631C">
        <w:t>Developer and</w:t>
      </w:r>
      <w:r>
        <w:t xml:space="preserve"> Oracle’s SQL+; special thanks to text editors </w:t>
      </w:r>
      <w:r w:rsidR="0000631C">
        <w:t>Visual Studio</w:t>
      </w:r>
      <w:r>
        <w:t xml:space="preserve">: Code by Microsoft and Sublime Text 3 by Sublime HQ Party Ltd.  </w:t>
      </w:r>
    </w:p>
    <w:p w14:paraId="031CA03D" w14:textId="0FDCB1C7" w:rsidR="008848FC" w:rsidRDefault="008848FC" w:rsidP="0050544B">
      <w:pPr>
        <w:keepNext/>
        <w:contextualSpacing/>
        <w:jc w:val="center"/>
      </w:pPr>
      <w:r>
        <w:rPr>
          <w:noProof/>
        </w:rPr>
        <w:drawing>
          <wp:inline distT="0" distB="0" distL="0" distR="0" wp14:anchorId="6FB8D425" wp14:editId="1F125995">
            <wp:extent cx="4893946" cy="3668496"/>
            <wp:effectExtent l="0" t="0" r="1905" b="8255"/>
            <wp:docPr id="4" name="Picture 4">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a:hlinkClick r:id="rId11"/>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3946" cy="3668496"/>
                    </a:xfrm>
                    <a:prstGeom prst="rect">
                      <a:avLst/>
                    </a:prstGeom>
                    <a:noFill/>
                    <a:ln>
                      <a:noFill/>
                    </a:ln>
                  </pic:spPr>
                </pic:pic>
              </a:graphicData>
            </a:graphic>
          </wp:inline>
        </w:drawing>
      </w:r>
    </w:p>
    <w:p w14:paraId="06BD8889" w14:textId="3BA563BE" w:rsidR="008848FC" w:rsidRPr="00846D21" w:rsidRDefault="008848FC" w:rsidP="0050544B">
      <w:pPr>
        <w:pStyle w:val="Caption"/>
        <w:contextualSpacing/>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1</w:t>
      </w:r>
      <w:r w:rsidR="00284E70">
        <w:rPr>
          <w:noProof/>
        </w:rPr>
        <w:fldChar w:fldCharType="end"/>
      </w:r>
    </w:p>
    <w:p w14:paraId="32538C7C" w14:textId="77777777" w:rsidR="00654FF6" w:rsidRDefault="00654FF6" w:rsidP="0050544B">
      <w:pPr>
        <w:keepNext/>
        <w:contextualSpacing/>
        <w:jc w:val="center"/>
      </w:pPr>
      <w:r>
        <w:rPr>
          <w:noProof/>
        </w:rPr>
        <w:lastRenderedPageBreak/>
        <w:drawing>
          <wp:inline distT="0" distB="0" distL="0" distR="0" wp14:anchorId="1B363D54" wp14:editId="1E037C14">
            <wp:extent cx="4714876" cy="3534266"/>
            <wp:effectExtent l="0" t="0" r="0" b="9525"/>
            <wp:docPr id="5" name="Picture 5">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4876" cy="3534266"/>
                    </a:xfrm>
                    <a:prstGeom prst="rect">
                      <a:avLst/>
                    </a:prstGeom>
                    <a:noFill/>
                    <a:ln>
                      <a:noFill/>
                    </a:ln>
                  </pic:spPr>
                </pic:pic>
              </a:graphicData>
            </a:graphic>
          </wp:inline>
        </w:drawing>
      </w:r>
    </w:p>
    <w:p w14:paraId="31226112" w14:textId="00246E0C" w:rsidR="00654FF6" w:rsidRDefault="00654FF6" w:rsidP="0050544B">
      <w:pPr>
        <w:pStyle w:val="Caption"/>
        <w:contextualSpacing/>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2</w:t>
      </w:r>
      <w:r w:rsidR="00284E70">
        <w:rPr>
          <w:noProof/>
        </w:rPr>
        <w:fldChar w:fldCharType="end"/>
      </w:r>
    </w:p>
    <w:p w14:paraId="0F5BAB7F" w14:textId="77777777" w:rsidR="00654FF6" w:rsidRDefault="00654FF6" w:rsidP="0050544B">
      <w:pPr>
        <w:contextualSpacing/>
      </w:pPr>
    </w:p>
    <w:p w14:paraId="6C0C6C06" w14:textId="77777777" w:rsidR="00654FF6" w:rsidRDefault="00654FF6" w:rsidP="0050544B">
      <w:pPr>
        <w:keepNext/>
        <w:contextualSpacing/>
        <w:jc w:val="center"/>
      </w:pPr>
      <w:r>
        <w:rPr>
          <w:noProof/>
        </w:rPr>
        <w:drawing>
          <wp:inline distT="0" distB="0" distL="0" distR="0" wp14:anchorId="772B29F9" wp14:editId="06BBC1AB">
            <wp:extent cx="4765050" cy="3571876"/>
            <wp:effectExtent l="0" t="0" r="0" b="0"/>
            <wp:docPr id="6" name="Picture 6">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4564" cy="3586504"/>
                    </a:xfrm>
                    <a:prstGeom prst="rect">
                      <a:avLst/>
                    </a:prstGeom>
                    <a:noFill/>
                    <a:ln>
                      <a:noFill/>
                    </a:ln>
                  </pic:spPr>
                </pic:pic>
              </a:graphicData>
            </a:graphic>
          </wp:inline>
        </w:drawing>
      </w:r>
    </w:p>
    <w:p w14:paraId="63DF3BCB" w14:textId="55DA044B" w:rsidR="00101BD3" w:rsidRDefault="00654FF6" w:rsidP="0050544B">
      <w:pPr>
        <w:pStyle w:val="Caption"/>
        <w:contextualSpacing/>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3</w:t>
      </w:r>
      <w:r w:rsidR="00284E70">
        <w:rPr>
          <w:noProof/>
        </w:rPr>
        <w:fldChar w:fldCharType="end"/>
      </w:r>
    </w:p>
    <w:p w14:paraId="69364A4B" w14:textId="5CD059E9" w:rsidR="00654FF6" w:rsidRDefault="00654FF6" w:rsidP="0050544B">
      <w:pPr>
        <w:contextualSpacing/>
      </w:pPr>
      <w:r>
        <w:t xml:space="preserve">In </w:t>
      </w:r>
      <w:r w:rsidR="009C1478">
        <w:t>a live</w:t>
      </w:r>
      <w:r>
        <w:t xml:space="preserve"> environment various users would be created and </w:t>
      </w:r>
      <w:r w:rsidR="009C1478">
        <w:t>those pseudo-</w:t>
      </w:r>
      <w:r>
        <w:t>user</w:t>
      </w:r>
      <w:r w:rsidR="009C1478">
        <w:t>s</w:t>
      </w:r>
      <w:r>
        <w:t xml:space="preserve"> would have the</w:t>
      </w:r>
      <w:r w:rsidR="009C1478">
        <w:t>ir</w:t>
      </w:r>
      <w:r>
        <w:t xml:space="preserve"> schemas</w:t>
      </w:r>
      <w:r w:rsidR="009C1478">
        <w:t xml:space="preserve"> shared with </w:t>
      </w:r>
      <w:r>
        <w:t xml:space="preserve">appropriate </w:t>
      </w:r>
      <w:r w:rsidR="009C1478">
        <w:t xml:space="preserve">real </w:t>
      </w:r>
      <w:r>
        <w:t xml:space="preserve">users; however, for the purposes of the prototype [hereon: BablerVet] a single </w:t>
      </w:r>
      <w:r w:rsidR="009C1478">
        <w:t>schema/user was wrapped up into a database administrator [</w:t>
      </w:r>
      <w:r w:rsidR="006051EF">
        <w:t>DBA] account</w:t>
      </w:r>
      <w:r w:rsidR="009C1478">
        <w:t xml:space="preserve"> [figures 4 &amp; 5].</w:t>
      </w:r>
    </w:p>
    <w:p w14:paraId="718A7914" w14:textId="77777777" w:rsidR="00357697" w:rsidRDefault="00357697" w:rsidP="0050544B">
      <w:pPr>
        <w:contextualSpacing/>
      </w:pPr>
    </w:p>
    <w:p w14:paraId="4EBAA69B" w14:textId="77777777" w:rsidR="009C1478" w:rsidRDefault="009C1478" w:rsidP="0050544B">
      <w:pPr>
        <w:keepNext/>
        <w:contextualSpacing/>
        <w:jc w:val="center"/>
      </w:pPr>
      <w:r>
        <w:rPr>
          <w:noProof/>
        </w:rPr>
        <w:drawing>
          <wp:inline distT="0" distB="0" distL="0" distR="0" wp14:anchorId="74415B1B" wp14:editId="6C016BA6">
            <wp:extent cx="4227188" cy="2141691"/>
            <wp:effectExtent l="0" t="0" r="2540" b="0"/>
            <wp:docPr id="7" name="Picture 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227188" cy="2141691"/>
                    </a:xfrm>
                    <a:prstGeom prst="rect">
                      <a:avLst/>
                    </a:prstGeom>
                    <a:noFill/>
                    <a:ln>
                      <a:noFill/>
                    </a:ln>
                  </pic:spPr>
                </pic:pic>
              </a:graphicData>
            </a:graphic>
          </wp:inline>
        </w:drawing>
      </w:r>
    </w:p>
    <w:p w14:paraId="1E94790E" w14:textId="45F075B9" w:rsidR="009C1478" w:rsidRDefault="009C1478" w:rsidP="0050544B">
      <w:pPr>
        <w:pStyle w:val="Caption"/>
        <w:contextualSpacing/>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4</w:t>
      </w:r>
      <w:r w:rsidR="00284E70">
        <w:rPr>
          <w:noProof/>
        </w:rPr>
        <w:fldChar w:fldCharType="end"/>
      </w:r>
    </w:p>
    <w:p w14:paraId="6B5A6129" w14:textId="77777777" w:rsidR="009C1478" w:rsidRDefault="009C1478" w:rsidP="0050544B">
      <w:pPr>
        <w:contextualSpacing/>
        <w:jc w:val="center"/>
      </w:pPr>
    </w:p>
    <w:p w14:paraId="67585F42" w14:textId="77777777" w:rsidR="009C1478" w:rsidRDefault="009C1478" w:rsidP="0050544B">
      <w:pPr>
        <w:keepNext/>
        <w:contextualSpacing/>
        <w:jc w:val="center"/>
      </w:pPr>
      <w:r>
        <w:rPr>
          <w:noProof/>
        </w:rPr>
        <w:drawing>
          <wp:inline distT="0" distB="0" distL="0" distR="0" wp14:anchorId="6005E4E9" wp14:editId="0D8BB7CB">
            <wp:extent cx="4210320" cy="2133146"/>
            <wp:effectExtent l="0" t="0" r="0" b="635"/>
            <wp:docPr id="8" name="Picture 8">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53058" cy="2154799"/>
                    </a:xfrm>
                    <a:prstGeom prst="rect">
                      <a:avLst/>
                    </a:prstGeom>
                    <a:noFill/>
                    <a:ln>
                      <a:noFill/>
                    </a:ln>
                  </pic:spPr>
                </pic:pic>
              </a:graphicData>
            </a:graphic>
          </wp:inline>
        </w:drawing>
      </w:r>
    </w:p>
    <w:p w14:paraId="3516AC4C" w14:textId="35D53EFD" w:rsidR="009C1478" w:rsidRDefault="009C1478" w:rsidP="0050544B">
      <w:pPr>
        <w:pStyle w:val="Caption"/>
        <w:contextualSpacing/>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5</w:t>
      </w:r>
      <w:r w:rsidR="00284E70">
        <w:rPr>
          <w:noProof/>
        </w:rPr>
        <w:fldChar w:fldCharType="end"/>
      </w:r>
    </w:p>
    <w:p w14:paraId="7361A58E" w14:textId="202EB9BF" w:rsidR="009C1478" w:rsidRDefault="00711426" w:rsidP="0050544B">
      <w:pPr>
        <w:pStyle w:val="Heading1"/>
        <w:contextualSpacing/>
      </w:pPr>
      <w:bookmarkStart w:id="26" w:name="_Toc519361974"/>
      <w:r>
        <w:rPr>
          <w:caps w:val="0"/>
        </w:rPr>
        <w:t>DATA STRUCTURE CREATION</w:t>
      </w:r>
      <w:bookmarkEnd w:id="26"/>
    </w:p>
    <w:p w14:paraId="7870A53C" w14:textId="6A8F126C" w:rsidR="00711426" w:rsidRDefault="00BE0195" w:rsidP="0050544B">
      <w:pPr>
        <w:pStyle w:val="Heading2"/>
        <w:contextualSpacing/>
      </w:pPr>
      <w:bookmarkStart w:id="27" w:name="_Toc519361975"/>
      <w:r>
        <w:t>Tablespaces</w:t>
      </w:r>
      <w:bookmarkEnd w:id="27"/>
    </w:p>
    <w:p w14:paraId="09ADFAAF" w14:textId="405E3053" w:rsidR="00357697" w:rsidRDefault="00357697" w:rsidP="0050544B">
      <w:pPr>
        <w:contextualSpacing/>
      </w:pPr>
      <w:r>
        <w:t xml:space="preserve">Each general area of the business was given its own tablespace and datafiles.  This was done due to discoveries in requirements analysis regarding potential regulatory issues surrounding pharmacological and personal data of patients/owners.  Examples are shown in figures 6 and 7. </w:t>
      </w:r>
    </w:p>
    <w:p w14:paraId="6F52488C" w14:textId="77777777" w:rsidR="00CA7B18" w:rsidRDefault="00357697" w:rsidP="0050544B">
      <w:pPr>
        <w:keepNext/>
        <w:contextualSpacing/>
        <w:jc w:val="center"/>
      </w:pPr>
      <w:r>
        <w:rPr>
          <w:noProof/>
        </w:rPr>
        <w:lastRenderedPageBreak/>
        <w:drawing>
          <wp:inline distT="0" distB="0" distL="0" distR="0" wp14:anchorId="1D896B9D" wp14:editId="44169D38">
            <wp:extent cx="3924300" cy="2817446"/>
            <wp:effectExtent l="0" t="0" r="0" b="2540"/>
            <wp:docPr id="9" name="Picture 9">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29474" cy="2821161"/>
                    </a:xfrm>
                    <a:prstGeom prst="rect">
                      <a:avLst/>
                    </a:prstGeom>
                    <a:noFill/>
                    <a:ln>
                      <a:noFill/>
                    </a:ln>
                  </pic:spPr>
                </pic:pic>
              </a:graphicData>
            </a:graphic>
          </wp:inline>
        </w:drawing>
      </w:r>
    </w:p>
    <w:p w14:paraId="713EE226" w14:textId="1E43B955" w:rsidR="00357697" w:rsidRDefault="00CA7B18" w:rsidP="0050544B">
      <w:pPr>
        <w:pStyle w:val="Caption"/>
        <w:contextualSpacing/>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6</w:t>
      </w:r>
      <w:r w:rsidR="00284E70">
        <w:rPr>
          <w:noProof/>
        </w:rPr>
        <w:fldChar w:fldCharType="end"/>
      </w:r>
    </w:p>
    <w:p w14:paraId="74710202" w14:textId="77777777" w:rsidR="00CA7B18" w:rsidRDefault="00CA7B18" w:rsidP="0050544B">
      <w:pPr>
        <w:keepNext/>
        <w:contextualSpacing/>
        <w:jc w:val="center"/>
      </w:pPr>
      <w:r>
        <w:rPr>
          <w:noProof/>
        </w:rPr>
        <w:drawing>
          <wp:inline distT="0" distB="0" distL="0" distR="0" wp14:anchorId="10E70874" wp14:editId="329A4935">
            <wp:extent cx="3950078" cy="2000360"/>
            <wp:effectExtent l="0" t="0" r="0" b="0"/>
            <wp:docPr id="10" name="Picture 10">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a:hlinkClick r:id="rId23"/>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1229" cy="2016135"/>
                    </a:xfrm>
                    <a:prstGeom prst="rect">
                      <a:avLst/>
                    </a:prstGeom>
                    <a:noFill/>
                    <a:ln>
                      <a:noFill/>
                    </a:ln>
                  </pic:spPr>
                </pic:pic>
              </a:graphicData>
            </a:graphic>
          </wp:inline>
        </w:drawing>
      </w:r>
    </w:p>
    <w:p w14:paraId="4D1D2F9F" w14:textId="582118E7" w:rsidR="00CA7B18" w:rsidRDefault="00CA7B18" w:rsidP="0050544B">
      <w:pPr>
        <w:pStyle w:val="Caption"/>
        <w:contextualSpacing/>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7</w:t>
      </w:r>
      <w:r w:rsidR="00284E70">
        <w:rPr>
          <w:noProof/>
        </w:rPr>
        <w:fldChar w:fldCharType="end"/>
      </w:r>
    </w:p>
    <w:p w14:paraId="27900117" w14:textId="76C7996E" w:rsidR="00BE0195" w:rsidRDefault="00CA7B18" w:rsidP="0050544B">
      <w:pPr>
        <w:contextualSpacing/>
      </w:pPr>
      <w:r>
        <w:t>The temporary tablespace was also dramatically increased from its default parameters.  This is to accommodate all the sorting, queries, temporary tables, and complex calculations that may need to be done throughout the normal use of the database [figure 8].  The temporary tablespace was also set</w:t>
      </w:r>
      <w:ins w:id="28" w:author="Hicks, James K." w:date="2018-07-15T11:26:00Z">
        <w:r w:rsidR="00DB01D7">
          <w:t>up</w:t>
        </w:r>
      </w:ins>
      <w:r>
        <w:t xml:space="preserve"> to expand as needed </w:t>
      </w:r>
      <w:del w:id="29" w:author="Hicks, James K." w:date="2018-07-15T11:27:00Z">
        <w:r w:rsidR="009716ED" w:rsidDel="00DB01D7">
          <w:delText>up to</w:delText>
        </w:r>
      </w:del>
      <w:proofErr w:type="gramStart"/>
      <w:ins w:id="30" w:author="Hicks, James K." w:date="2018-07-15T11:27:00Z">
        <w:r w:rsidR="00DB01D7">
          <w:t xml:space="preserve">with </w:t>
        </w:r>
      </w:ins>
      <w:r w:rsidR="009716ED">
        <w:t xml:space="preserve"> a</w:t>
      </w:r>
      <w:proofErr w:type="gramEnd"/>
      <w:r w:rsidR="009716ED">
        <w:t xml:space="preserve"> 12GB </w:t>
      </w:r>
      <w:r w:rsidR="00BE0195">
        <w:t>cap.</w:t>
      </w:r>
    </w:p>
    <w:p w14:paraId="2A3474ED" w14:textId="5815825C" w:rsidR="00BE0195" w:rsidRPr="00BE0195" w:rsidRDefault="00BE0195" w:rsidP="0050544B">
      <w:pPr>
        <w:contextualSpacing/>
      </w:pPr>
    </w:p>
    <w:p w14:paraId="6FA1E895" w14:textId="77777777" w:rsidR="009716ED" w:rsidRDefault="00CA7B18" w:rsidP="0050544B">
      <w:pPr>
        <w:keepNext/>
        <w:contextualSpacing/>
        <w:jc w:val="center"/>
      </w:pPr>
      <w:r>
        <w:rPr>
          <w:noProof/>
        </w:rPr>
        <w:lastRenderedPageBreak/>
        <w:drawing>
          <wp:inline distT="0" distB="0" distL="0" distR="0" wp14:anchorId="5BF81D8B" wp14:editId="63F74441">
            <wp:extent cx="4705350" cy="3378200"/>
            <wp:effectExtent l="0" t="0" r="0" b="0"/>
            <wp:docPr id="13" name="Picture 13">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hlinkClick r:id="rId25"/>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3169" cy="3390993"/>
                    </a:xfrm>
                    <a:prstGeom prst="rect">
                      <a:avLst/>
                    </a:prstGeom>
                    <a:noFill/>
                    <a:ln>
                      <a:noFill/>
                    </a:ln>
                  </pic:spPr>
                </pic:pic>
              </a:graphicData>
            </a:graphic>
          </wp:inline>
        </w:drawing>
      </w:r>
    </w:p>
    <w:p w14:paraId="3AF5B0DA" w14:textId="403A95F2" w:rsidR="009716ED" w:rsidRDefault="009716ED" w:rsidP="0050544B">
      <w:pPr>
        <w:pStyle w:val="Caption"/>
        <w:contextualSpacing/>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8</w:t>
      </w:r>
      <w:r w:rsidR="00284E70">
        <w:rPr>
          <w:noProof/>
        </w:rPr>
        <w:fldChar w:fldCharType="end"/>
      </w:r>
    </w:p>
    <w:p w14:paraId="53D5E19B" w14:textId="4F3CCC34" w:rsidR="009716ED" w:rsidRDefault="009716ED" w:rsidP="0050544B">
      <w:pPr>
        <w:contextualSpacing/>
      </w:pPr>
    </w:p>
    <w:p w14:paraId="727F463B" w14:textId="77777777" w:rsidR="00BE0195" w:rsidRDefault="00BE0195" w:rsidP="0050544B">
      <w:pPr>
        <w:pStyle w:val="Heading2"/>
        <w:contextualSpacing/>
      </w:pPr>
      <w:bookmarkStart w:id="31" w:name="_Toc519361976"/>
      <w:r>
        <w:t>Tables and Constraints</w:t>
      </w:r>
      <w:bookmarkEnd w:id="31"/>
    </w:p>
    <w:p w14:paraId="17B62F76" w14:textId="0826EA63" w:rsidR="00BE0195" w:rsidRDefault="00BE0195" w:rsidP="0050544B">
      <w:pPr>
        <w:contextualSpacing/>
      </w:pPr>
      <w:r>
        <w:t xml:space="preserve">Most of the table structures were written out in a text editor and then uploaded into the database using SQL </w:t>
      </w:r>
      <w:commentRangeStart w:id="32"/>
      <w:r>
        <w:t>[figure 9</w:t>
      </w:r>
      <w:commentRangeEnd w:id="32"/>
      <w:r w:rsidR="00DB01D7">
        <w:rPr>
          <w:rStyle w:val="CommentReference"/>
        </w:rPr>
        <w:commentReference w:id="32"/>
      </w:r>
      <w:r>
        <w:t>].</w:t>
      </w:r>
    </w:p>
    <w:p w14:paraId="3E21B1B0" w14:textId="77777777" w:rsidR="00BE0195" w:rsidRDefault="00BE0195" w:rsidP="0050544B">
      <w:pPr>
        <w:keepNext/>
        <w:contextualSpacing/>
        <w:jc w:val="center"/>
      </w:pPr>
      <w:r>
        <w:rPr>
          <w:noProof/>
        </w:rPr>
        <w:drawing>
          <wp:inline distT="0" distB="0" distL="0" distR="0" wp14:anchorId="052B7056" wp14:editId="3609CC9A">
            <wp:extent cx="3978534" cy="2557596"/>
            <wp:effectExtent l="0" t="0" r="3175" b="0"/>
            <wp:docPr id="2" name="Picture 2">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7"/>
                    </pic:cNvPr>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823" r="17177" b="12122"/>
                    <a:stretch/>
                  </pic:blipFill>
                  <pic:spPr bwMode="auto">
                    <a:xfrm>
                      <a:off x="0" y="0"/>
                      <a:ext cx="3978534" cy="2557596"/>
                    </a:xfrm>
                    <a:prstGeom prst="rect">
                      <a:avLst/>
                    </a:prstGeom>
                    <a:noFill/>
                    <a:ln>
                      <a:noFill/>
                    </a:ln>
                    <a:extLst>
                      <a:ext uri="{53640926-AAD7-44D8-BBD7-CCE9431645EC}">
                        <a14:shadowObscured xmlns:a14="http://schemas.microsoft.com/office/drawing/2010/main"/>
                      </a:ext>
                    </a:extLst>
                  </pic:spPr>
                </pic:pic>
              </a:graphicData>
            </a:graphic>
          </wp:inline>
        </w:drawing>
      </w:r>
    </w:p>
    <w:p w14:paraId="57FA8CF0" w14:textId="155776F1" w:rsidR="00BE0195" w:rsidRDefault="00BE0195" w:rsidP="0050544B">
      <w:pPr>
        <w:pStyle w:val="Caption"/>
        <w:contextualSpacing/>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9</w:t>
      </w:r>
      <w:r w:rsidR="00284E70">
        <w:rPr>
          <w:noProof/>
        </w:rPr>
        <w:fldChar w:fldCharType="end"/>
      </w:r>
    </w:p>
    <w:p w14:paraId="346B9BF8" w14:textId="77777777" w:rsidR="00BE0195" w:rsidRPr="00BE0195" w:rsidRDefault="00BE0195" w:rsidP="0050544B">
      <w:pPr>
        <w:contextualSpacing/>
      </w:pPr>
    </w:p>
    <w:p w14:paraId="7ADF5DC5" w14:textId="2210B2C5" w:rsidR="005F20E1" w:rsidRDefault="00BE0195" w:rsidP="0050544B">
      <w:pPr>
        <w:contextualSpacing/>
      </w:pPr>
      <w:r>
        <w:t>Some tables with composite primary keys, and or unusual attributes were directly written into SQL+ or SQL Developer</w:t>
      </w:r>
      <w:r w:rsidR="005F20E1">
        <w:t xml:space="preserve"> [figure 10].</w:t>
      </w:r>
    </w:p>
    <w:p w14:paraId="56B88DB7" w14:textId="77777777" w:rsidR="005F20E1" w:rsidRDefault="00BE0195" w:rsidP="0050544B">
      <w:pPr>
        <w:keepNext/>
        <w:contextualSpacing/>
        <w:jc w:val="center"/>
      </w:pPr>
      <w:r>
        <w:rPr>
          <w:noProof/>
        </w:rPr>
        <w:lastRenderedPageBreak/>
        <w:drawing>
          <wp:inline distT="0" distB="0" distL="0" distR="0" wp14:anchorId="25135F57" wp14:editId="1396CCFF">
            <wp:extent cx="4321834" cy="3042368"/>
            <wp:effectExtent l="0" t="0" r="2540" b="5715"/>
            <wp:docPr id="3" name="Picture 3">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120" cy="3057352"/>
                    </a:xfrm>
                    <a:prstGeom prst="rect">
                      <a:avLst/>
                    </a:prstGeom>
                    <a:noFill/>
                    <a:ln>
                      <a:noFill/>
                    </a:ln>
                  </pic:spPr>
                </pic:pic>
              </a:graphicData>
            </a:graphic>
          </wp:inline>
        </w:drawing>
      </w:r>
    </w:p>
    <w:p w14:paraId="6A72B903" w14:textId="41C35B79" w:rsidR="009716ED" w:rsidRDefault="005F20E1" w:rsidP="0050544B">
      <w:pPr>
        <w:pStyle w:val="Caption"/>
        <w:contextualSpacing/>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10</w:t>
      </w:r>
      <w:r w:rsidR="00284E70">
        <w:rPr>
          <w:noProof/>
        </w:rPr>
        <w:fldChar w:fldCharType="end"/>
      </w:r>
    </w:p>
    <w:p w14:paraId="757AE50C" w14:textId="174BA697" w:rsidR="005F20E1" w:rsidRDefault="005F20E1" w:rsidP="0050544B">
      <w:pPr>
        <w:contextualSpacing/>
      </w:pPr>
      <w:r>
        <w:t>Tables with relatively few attributes were created with the SQL Developer GUI [</w:t>
      </w:r>
      <w:commentRangeStart w:id="33"/>
      <w:r>
        <w:t>figures 11-13]</w:t>
      </w:r>
      <w:commentRangeEnd w:id="33"/>
      <w:r w:rsidR="00DB01D7">
        <w:rPr>
          <w:rStyle w:val="CommentReference"/>
        </w:rPr>
        <w:commentReference w:id="33"/>
      </w:r>
      <w:r>
        <w:t>.</w:t>
      </w:r>
    </w:p>
    <w:p w14:paraId="03ED7F46" w14:textId="77777777" w:rsidR="005F20E1" w:rsidRDefault="005F20E1" w:rsidP="0050544B">
      <w:pPr>
        <w:keepNext/>
        <w:contextualSpacing/>
        <w:jc w:val="center"/>
      </w:pPr>
      <w:r>
        <w:rPr>
          <w:noProof/>
        </w:rPr>
        <w:drawing>
          <wp:inline distT="0" distB="0" distL="0" distR="0" wp14:anchorId="7C0F7D5B" wp14:editId="1B430C09">
            <wp:extent cx="3054014" cy="2304072"/>
            <wp:effectExtent l="0" t="0" r="0" b="1270"/>
            <wp:docPr id="15" name="Picture 15">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a:hlinkClick r:id="rId31"/>
                    </pic:cNvPr>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62157" cy="2310216"/>
                    </a:xfrm>
                    <a:prstGeom prst="rect">
                      <a:avLst/>
                    </a:prstGeom>
                    <a:noFill/>
                    <a:ln>
                      <a:noFill/>
                    </a:ln>
                  </pic:spPr>
                </pic:pic>
              </a:graphicData>
            </a:graphic>
          </wp:inline>
        </w:drawing>
      </w:r>
    </w:p>
    <w:p w14:paraId="71FAF27A" w14:textId="2AB56628" w:rsidR="005F20E1" w:rsidRDefault="005F20E1" w:rsidP="0050544B">
      <w:pPr>
        <w:pStyle w:val="Caption"/>
        <w:contextualSpacing/>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11</w:t>
      </w:r>
      <w:r w:rsidR="00284E70">
        <w:rPr>
          <w:noProof/>
        </w:rPr>
        <w:fldChar w:fldCharType="end"/>
      </w:r>
    </w:p>
    <w:p w14:paraId="767AF452" w14:textId="77777777" w:rsidR="005F20E1" w:rsidRDefault="005F20E1" w:rsidP="0050544B">
      <w:pPr>
        <w:keepNext/>
        <w:contextualSpacing/>
        <w:jc w:val="center"/>
      </w:pPr>
      <w:r>
        <w:rPr>
          <w:noProof/>
        </w:rPr>
        <w:lastRenderedPageBreak/>
        <w:drawing>
          <wp:inline distT="0" distB="0" distL="0" distR="0" wp14:anchorId="73535708" wp14:editId="76316DFD">
            <wp:extent cx="3417040" cy="2577954"/>
            <wp:effectExtent l="0" t="0" r="0" b="0"/>
            <wp:docPr id="16" name="Picture 16">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a:hlinkClick r:id="rId31"/>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43583" cy="2597979"/>
                    </a:xfrm>
                    <a:prstGeom prst="rect">
                      <a:avLst/>
                    </a:prstGeom>
                    <a:noFill/>
                    <a:ln>
                      <a:noFill/>
                    </a:ln>
                  </pic:spPr>
                </pic:pic>
              </a:graphicData>
            </a:graphic>
          </wp:inline>
        </w:drawing>
      </w:r>
    </w:p>
    <w:p w14:paraId="3825AEC3" w14:textId="634E8A20" w:rsidR="005F20E1" w:rsidRDefault="005F20E1" w:rsidP="0050544B">
      <w:pPr>
        <w:pStyle w:val="Caption"/>
        <w:contextualSpacing/>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12</w:t>
      </w:r>
      <w:r w:rsidR="00284E70">
        <w:rPr>
          <w:noProof/>
        </w:rPr>
        <w:fldChar w:fldCharType="end"/>
      </w:r>
    </w:p>
    <w:p w14:paraId="6F8B84AE" w14:textId="77777777" w:rsidR="005F20E1" w:rsidRDefault="005F20E1" w:rsidP="0050544B">
      <w:pPr>
        <w:keepNext/>
        <w:contextualSpacing/>
        <w:jc w:val="center"/>
      </w:pPr>
      <w:r>
        <w:rPr>
          <w:noProof/>
        </w:rPr>
        <w:drawing>
          <wp:inline distT="0" distB="0" distL="0" distR="0" wp14:anchorId="7076EA88" wp14:editId="61557001">
            <wp:extent cx="3464196" cy="2613530"/>
            <wp:effectExtent l="0" t="0" r="3175" b="0"/>
            <wp:docPr id="17" name="Picture 17">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82776" cy="2627548"/>
                    </a:xfrm>
                    <a:prstGeom prst="rect">
                      <a:avLst/>
                    </a:prstGeom>
                    <a:noFill/>
                    <a:ln>
                      <a:noFill/>
                    </a:ln>
                  </pic:spPr>
                </pic:pic>
              </a:graphicData>
            </a:graphic>
          </wp:inline>
        </w:drawing>
      </w:r>
    </w:p>
    <w:p w14:paraId="3BE090F5" w14:textId="2D1551D0" w:rsidR="005F20E1" w:rsidRDefault="005F20E1" w:rsidP="0050544B">
      <w:pPr>
        <w:pStyle w:val="Caption"/>
        <w:contextualSpacing/>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13</w:t>
      </w:r>
      <w:r w:rsidR="00284E70">
        <w:rPr>
          <w:noProof/>
        </w:rPr>
        <w:fldChar w:fldCharType="end"/>
      </w:r>
    </w:p>
    <w:p w14:paraId="47060C2E" w14:textId="575469D3" w:rsidR="005E7BF2" w:rsidRDefault="005E7BF2" w:rsidP="0050544B">
      <w:pPr>
        <w:keepNext/>
        <w:contextualSpacing/>
      </w:pPr>
      <w:del w:id="34" w:author="Hicks, James K." w:date="2018-07-15T11:32:00Z">
        <w:r w:rsidDel="00DB01D7">
          <w:lastRenderedPageBreak/>
          <w:delText xml:space="preserve">Occasionally </w:delText>
        </w:r>
      </w:del>
      <w:ins w:id="35" w:author="Hicks, James K." w:date="2018-07-15T11:32:00Z">
        <w:r w:rsidR="00DB01D7">
          <w:t xml:space="preserve">In certain </w:t>
        </w:r>
        <w:proofErr w:type="gramStart"/>
        <w:r w:rsidR="00DB01D7">
          <w:t>instances ,</w:t>
        </w:r>
        <w:proofErr w:type="gramEnd"/>
        <w:r w:rsidR="00DB01D7">
          <w:t xml:space="preserve"> </w:t>
        </w:r>
        <w:r w:rsidR="00DB01D7">
          <w:t xml:space="preserve"> </w:t>
        </w:r>
      </w:ins>
      <w:del w:id="36" w:author="Hicks, James K." w:date="2018-07-15T11:32:00Z">
        <w:r w:rsidDel="00DB01D7">
          <w:delText xml:space="preserve">there were </w:delText>
        </w:r>
      </w:del>
      <w:ins w:id="37" w:author="Hicks, James K." w:date="2018-07-15T11:33:00Z">
        <w:r w:rsidR="00DB01D7">
          <w:t xml:space="preserve">preexisting </w:t>
        </w:r>
      </w:ins>
      <w:r>
        <w:t xml:space="preserve">tables </w:t>
      </w:r>
      <w:del w:id="38" w:author="Hicks, James K." w:date="2018-07-15T11:32:00Z">
        <w:r w:rsidDel="00DB01D7">
          <w:delText xml:space="preserve">that </w:delText>
        </w:r>
      </w:del>
      <w:r>
        <w:t xml:space="preserve">needed to be altered after other tables were uploaded because of constraint violations and referential integrity concerns.  These </w:t>
      </w:r>
      <w:ins w:id="39" w:author="Hicks, James K." w:date="2018-07-15T11:35:00Z">
        <w:r w:rsidR="00DB01D7">
          <w:t xml:space="preserve">changes </w:t>
        </w:r>
      </w:ins>
      <w:r>
        <w:t xml:space="preserve">were typically handled with SQL+.  The names of any tables proposed during requirements analysis that contained the term </w:t>
      </w:r>
      <w:r>
        <w:rPr>
          <w:i/>
        </w:rPr>
        <w:t>Procedure</w:t>
      </w:r>
      <w:r>
        <w:t xml:space="preserve"> were given a prefix of </w:t>
      </w:r>
      <w:r>
        <w:rPr>
          <w:i/>
        </w:rPr>
        <w:t>Vet</w:t>
      </w:r>
      <w:proofErr w:type="gramStart"/>
      <w:r>
        <w:rPr>
          <w:i/>
        </w:rPr>
        <w:t>_</w:t>
      </w:r>
      <w:r>
        <w:t xml:space="preserve"> ;</w:t>
      </w:r>
      <w:proofErr w:type="gramEnd"/>
      <w:r>
        <w:t xml:space="preserve"> this was to avoid confusion with the Oracle structured program units called “Procedures” [figure 14].</w:t>
      </w:r>
    </w:p>
    <w:p w14:paraId="29945E1D" w14:textId="77777777" w:rsidR="00B71592" w:rsidRDefault="00B71592" w:rsidP="0050544B">
      <w:pPr>
        <w:keepNext/>
        <w:contextualSpacing/>
      </w:pPr>
    </w:p>
    <w:p w14:paraId="46F918DC" w14:textId="5782911E" w:rsidR="005E7BF2" w:rsidRDefault="005E7BF2" w:rsidP="0050544B">
      <w:pPr>
        <w:keepNext/>
        <w:contextualSpacing/>
        <w:jc w:val="center"/>
      </w:pPr>
      <w:r>
        <w:rPr>
          <w:noProof/>
        </w:rPr>
        <w:drawing>
          <wp:inline distT="0" distB="0" distL="0" distR="0" wp14:anchorId="3A6732AE" wp14:editId="25B6C230">
            <wp:extent cx="5272778" cy="2066596"/>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00499" cy="2077461"/>
                    </a:xfrm>
                    <a:prstGeom prst="rect">
                      <a:avLst/>
                    </a:prstGeom>
                    <a:noFill/>
                    <a:ln>
                      <a:noFill/>
                    </a:ln>
                  </pic:spPr>
                </pic:pic>
              </a:graphicData>
            </a:graphic>
          </wp:inline>
        </w:drawing>
      </w:r>
    </w:p>
    <w:p w14:paraId="19EFA02C" w14:textId="7539F6DA" w:rsidR="005F20E1" w:rsidRDefault="005E7BF2" w:rsidP="0050544B">
      <w:pPr>
        <w:pStyle w:val="Caption"/>
        <w:contextualSpacing/>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14</w:t>
      </w:r>
      <w:r w:rsidR="00284E70">
        <w:rPr>
          <w:noProof/>
        </w:rPr>
        <w:fldChar w:fldCharType="end"/>
      </w:r>
    </w:p>
    <w:p w14:paraId="38745353" w14:textId="12B526AF" w:rsidR="006831BE" w:rsidRDefault="005E7BF2" w:rsidP="0050544B">
      <w:pPr>
        <w:contextualSpacing/>
      </w:pPr>
      <w:r>
        <w:t>As work on the database progressed there were a few attributes that needed renaming, type conversions, or replacement in different tables.  8888888888889000000000089DFAS DAVE PUT IN SOMETHING ABOUT CHANGE TRACKING HERE IF YOU HAVE TIME 8888888888888888888.</w:t>
      </w:r>
    </w:p>
    <w:p w14:paraId="55E0116D" w14:textId="77777777" w:rsidR="006831BE" w:rsidRDefault="006831BE" w:rsidP="0050544B">
      <w:pPr>
        <w:contextualSpacing/>
      </w:pPr>
    </w:p>
    <w:p w14:paraId="7AFF2E9D" w14:textId="2075D335" w:rsidR="00B71592" w:rsidRDefault="00B71592" w:rsidP="0050544B">
      <w:pPr>
        <w:pStyle w:val="Heading2"/>
        <w:contextualSpacing/>
      </w:pPr>
      <w:bookmarkStart w:id="40" w:name="_Toc519361977"/>
      <w:r>
        <w:t>Sequences and Identity Columns</w:t>
      </w:r>
      <w:bookmarkEnd w:id="40"/>
    </w:p>
    <w:p w14:paraId="63344D3A" w14:textId="2125D6AD" w:rsidR="00B71592" w:rsidRDefault="00B71592" w:rsidP="0050544B">
      <w:pPr>
        <w:tabs>
          <w:tab w:val="left" w:pos="8190"/>
        </w:tabs>
        <w:contextualSpacing/>
      </w:pPr>
      <w:r>
        <w:t>Sequences and identity columns</w:t>
      </w:r>
      <w:r w:rsidR="006831BE">
        <w:t xml:space="preserve"> for Primary Keys and other unique identifiers described in CSFDAVD</w:t>
      </w:r>
      <w:r>
        <w:t xml:space="preserve"> were added via SQL manually and using the GUI functions of </w:t>
      </w:r>
      <w:r w:rsidR="007B30CE">
        <w:t>SQL Developer</w:t>
      </w:r>
      <w:r w:rsidR="006831BE">
        <w:t>; all sequences and identity columns functioned as expected [figure</w:t>
      </w:r>
      <w:r w:rsidR="00C348F2">
        <w:t>s</w:t>
      </w:r>
      <w:r w:rsidR="006831BE">
        <w:t xml:space="preserve"> 1</w:t>
      </w:r>
      <w:r w:rsidR="00C348F2">
        <w:t>5 &amp; 16</w:t>
      </w:r>
      <w:r w:rsidR="006831BE">
        <w:t>].</w:t>
      </w:r>
    </w:p>
    <w:p w14:paraId="1E3D79B6" w14:textId="371D907C" w:rsidR="00C348F2" w:rsidRDefault="00C348F2" w:rsidP="0050544B">
      <w:pPr>
        <w:keepNext/>
        <w:tabs>
          <w:tab w:val="left" w:pos="8190"/>
        </w:tabs>
        <w:contextualSpacing/>
      </w:pPr>
      <w:r>
        <w:rPr>
          <w:noProof/>
        </w:rPr>
        <mc:AlternateContent>
          <mc:Choice Requires="wps">
            <w:drawing>
              <wp:anchor distT="0" distB="0" distL="114300" distR="114300" simplePos="0" relativeHeight="251662336" behindDoc="1" locked="0" layoutInCell="1" allowOverlap="1" wp14:anchorId="0D81FA5E" wp14:editId="6F446D86">
                <wp:simplePos x="0" y="0"/>
                <wp:positionH relativeFrom="column">
                  <wp:posOffset>0</wp:posOffset>
                </wp:positionH>
                <wp:positionV relativeFrom="paragraph">
                  <wp:posOffset>3775075</wp:posOffset>
                </wp:positionV>
                <wp:extent cx="2386330" cy="635"/>
                <wp:effectExtent l="0" t="0" r="13970" b="27940"/>
                <wp:wrapTight wrapText="bothSides">
                  <wp:wrapPolygon edited="0">
                    <wp:start x="0" y="0"/>
                    <wp:lineTo x="0" y="22175"/>
                    <wp:lineTo x="21554" y="22175"/>
                    <wp:lineTo x="21554" y="0"/>
                    <wp:lineTo x="0" y="0"/>
                  </wp:wrapPolygon>
                </wp:wrapTight>
                <wp:docPr id="1" name="Text Box 1"/>
                <wp:cNvGraphicFramePr/>
                <a:graphic xmlns:a="http://schemas.openxmlformats.org/drawingml/2006/main">
                  <a:graphicData uri="http://schemas.microsoft.com/office/word/2010/wordprocessingShape">
                    <wps:wsp>
                      <wps:cNvSpPr txBox="1"/>
                      <wps:spPr>
                        <a:xfrm>
                          <a:off x="0" y="0"/>
                          <a:ext cx="2386330" cy="635"/>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691A109C" w14:textId="5EBB4D67" w:rsidR="00B832BA" w:rsidRPr="00274405" w:rsidRDefault="00B832BA" w:rsidP="00C348F2">
                            <w:pPr>
                              <w:pStyle w:val="Caption"/>
                              <w:jc w:val="center"/>
                              <w:rPr>
                                <w:noProof/>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 o:spid="_x0000_s1030" type="#_x0000_t202" style="position:absolute;margin-left:0;margin-top:297.25pt;width:187.9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W1CZwIAACgFAAAOAAAAZHJzL2Uyb0RvYy54bWysVEtv2zAMvg/YfxB0X50HVhRBnSJr0WFA&#10;0RZLhp4VWaqNSaJGKbGzXz9KfnToih2GXWSa/Ejx8VGXV5017KgwNOBKPj+bcaachKpxzyX/trv9&#10;cMFZiMJVwoBTJT+pwK/W799dtn6lFlCDqRQyCuLCqvUlr2P0q6IIslZWhDPwypFRA1oR6RefiwpF&#10;S9GtKRaz2XnRAlYeQaoQSHvTG/k6x9dayfigdVCRmZJTbjGfmM99Oov1pVg9o/B1I4c0xD9kYUXj&#10;6NIp1I2Igh2w+SOUbSRCAB3PJNgCtG6kyjVQNfPZq2q2tfAq10LNCX5qU/h/YeX98RFZU9HsOHPC&#10;0oh2qovsE3RsnrrT+rAi0NYTLHakTshBH0iZiu402vSlchjZqc+nqbcpmCTlYnlxvlySSZLtfPkx&#10;xSheXD2G+FmBZUkoOdLgcj/F8S7EHjpC0k3GpdPBbWNMb02aIiXbJ5WleDKqR39VmopMaeSomV7q&#10;2iA7CiJG9T2XROkYR8jkoinw5DR/y8nE0WnAJjeVKTc5zt5yfLltQucbwcXJ0TYO8O/OusePVfe1&#10;prJjt+/yRBfjnPZQnWh8CD39g5e3DbX5ToT4KJD4TmOhHY4PdGgDbclhkDirAX++pU94oiFZOWtp&#10;f0oefhwEKs7MF0cETcs2CjgK+1FwB3sN1HkiHWWTRXLAaEZRI9gnWu1NuoVMwkm6q+RxFK9jv8X0&#10;NEi12WQQrZQX8c5tvUyhU1cTaXbdk0A/MCsSIe9h3CyxekWwHps8g98cIhEssy/1te/i0G9ax8zf&#10;4elI+/77f0a9PHDrXwAAAP//AwBQSwMEFAAGAAgAAAAhAFtqEEjdAAAACAEAAA8AAABkcnMvZG93&#10;bnJldi54bWxMj8FOwzAMhu9IvENkJG4shdEOStNpAoGEBodtcE8br61onCpJt8LTY7jA0f6t399X&#10;LCfbiwP60DlScDlLQCDVznTUKHjbPV7cgAhRk9G9I1TwiQGW5elJoXPjjrTBwzY2gkso5FpBG+OQ&#10;SxnqFq0OMzcgcbZ33urIo2+k8frI5baXV0mSSas74g+tHvC+xfpjO1oFcbXxT/7hdazf5cs83WfV&#10;c/W1Vur8bFrdgYg4xb9j+MFndCiZqXIjmSB6BSwSFaS31ykIjueLlE2q300Gsizkf4HyGwAA//8D&#10;AFBLAQItABQABgAIAAAAIQC2gziS/gAAAOEBAAATAAAAAAAAAAAAAAAAAAAAAABbQ29udGVudF9U&#10;eXBlc10ueG1sUEsBAi0AFAAGAAgAAAAhADj9If/WAAAAlAEAAAsAAAAAAAAAAAAAAAAALwEAAF9y&#10;ZWxzLy5yZWxzUEsBAi0AFAAGAAgAAAAhAJ0hbUJnAgAAKAUAAA4AAAAAAAAAAAAAAAAALgIAAGRy&#10;cy9lMm9Eb2MueG1sUEsBAi0AFAAGAAgAAAAhAFtqEEjdAAAACAEAAA8AAAAAAAAAAAAAAAAAwQQA&#10;AGRycy9kb3ducmV2LnhtbFBLBQYAAAAABAAEAPMAAADLBQAAAAA=&#10;" fillcolor="white [3201]" stroked="f" strokeweight="1.25pt">
                <v:stroke endcap="round"/>
                <v:textbox style="mso-fit-shape-to-text:t" inset="0,0,0,0">
                  <w:txbxContent>
                    <w:p w14:paraId="691A109C" w14:textId="5EBB4D67" w:rsidR="00B832BA" w:rsidRPr="00274405" w:rsidRDefault="00B832BA" w:rsidP="00C348F2">
                      <w:pPr>
                        <w:pStyle w:val="Caption"/>
                        <w:jc w:val="center"/>
                        <w:rPr>
                          <w:noProof/>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p>
                  </w:txbxContent>
                </v:textbox>
                <w10:wrap type="tight"/>
              </v:shape>
            </w:pict>
          </mc:Fallback>
        </mc:AlternateContent>
      </w:r>
      <w:r>
        <w:rPr>
          <w:noProof/>
        </w:rPr>
        <w:drawing>
          <wp:anchor distT="0" distB="0" distL="114300" distR="114300" simplePos="0" relativeHeight="251660288" behindDoc="1" locked="0" layoutInCell="1" allowOverlap="1" wp14:anchorId="2A10F29D" wp14:editId="2F2A8F76">
            <wp:simplePos x="0" y="0"/>
            <wp:positionH relativeFrom="column">
              <wp:posOffset>0</wp:posOffset>
            </wp:positionH>
            <wp:positionV relativeFrom="paragraph">
              <wp:posOffset>2111</wp:posOffset>
            </wp:positionV>
            <wp:extent cx="2386940" cy="3716276"/>
            <wp:effectExtent l="0" t="0" r="0" b="0"/>
            <wp:wrapTight wrapText="bothSides">
              <wp:wrapPolygon edited="0">
                <wp:start x="0" y="0"/>
                <wp:lineTo x="0" y="21482"/>
                <wp:lineTo x="21382" y="21482"/>
                <wp:lineTo x="21382"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7">
                      <a:extLst>
                        <a:ext uri="{28A0092B-C50C-407E-A947-70E740481C1C}">
                          <a14:useLocalDpi xmlns:a14="http://schemas.microsoft.com/office/drawing/2010/main" val="0"/>
                        </a:ext>
                      </a:extLst>
                    </a:blip>
                    <a:srcRect r="30118"/>
                    <a:stretch/>
                  </pic:blipFill>
                  <pic:spPr bwMode="auto">
                    <a:xfrm>
                      <a:off x="0" y="0"/>
                      <a:ext cx="2386940" cy="371627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5408" behindDoc="1" locked="0" layoutInCell="1" allowOverlap="1" wp14:anchorId="043CB30D" wp14:editId="0ECE7D5C">
                <wp:simplePos x="0" y="0"/>
                <wp:positionH relativeFrom="column">
                  <wp:posOffset>2481580</wp:posOffset>
                </wp:positionH>
                <wp:positionV relativeFrom="paragraph">
                  <wp:posOffset>3736975</wp:posOffset>
                </wp:positionV>
                <wp:extent cx="2695575" cy="635"/>
                <wp:effectExtent l="0" t="0" r="28575" b="28575"/>
                <wp:wrapTight wrapText="bothSides">
                  <wp:wrapPolygon edited="0">
                    <wp:start x="0" y="0"/>
                    <wp:lineTo x="0" y="22217"/>
                    <wp:lineTo x="21676" y="22217"/>
                    <wp:lineTo x="21676" y="0"/>
                    <wp:lineTo x="0" y="0"/>
                  </wp:wrapPolygon>
                </wp:wrapTight>
                <wp:docPr id="21" name="Text Box 21"/>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0B204EE4" w14:textId="3E5DE58B" w:rsidR="00B832BA" w:rsidRPr="008432C9" w:rsidRDefault="00B832BA" w:rsidP="00C348F2">
                            <w:pPr>
                              <w:pStyle w:val="Caption"/>
                              <w:jc w:val="center"/>
                              <w:rPr>
                                <w:noProof/>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21" o:spid="_x0000_s1031" type="#_x0000_t202" style="position:absolute;margin-left:195.4pt;margin-top:294.25pt;width:212.2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OQXLwIAAGYEAAAOAAAAZHJzL2Uyb0RvYy54bWysVMFu2zAMvQ/YPwi6L05SJFuNOEWWIsOA&#10;oi2QDD0rshwbkESNUmJnXz9KjtOt22nYRaZIitJ7j/TirjOanRT6BmzBJ6MxZ8pKKBt7KPi33ebD&#10;J858ELYUGqwq+Fl5frd8/27RulxNoQZdKmRUxPq8dQWvQ3B5lnlZKyP8CJyyFKwAjQi0xUNWomip&#10;utHZdDyeZy1g6RCk8p68932QL1P9qlIyPFWVV4HpgtPbQloxrfu4ZsuFyA8oXN3IyzPEP7zCiMbS&#10;pddS9yIIdsTmj1KmkQgeqjCSYDKoqkaqhIHQTMZv0Gxr4VTCQuR4d6XJ/7+y8vH0jKwpCz6dcGaF&#10;IY12qgvsM3SMXMRP63xOaVtHiaEjP+k8+D05I+yuQhO/BIhRnJg+X9mN1SQ5p/Pb2ezjjDNJsfnN&#10;LNbIXo869OGLAsOiUXAk6RKj4vTgQ586pMSbPOim3DRax00MrDWykyCZ27oJ6lL8tyxtY66FeKov&#10;GD1ZxNfjiFbo9l3i42bAuIfyTNAR+ubxTm4auu9B+PAskLqF0NIEhCdaKg1tweFicVYD/vibP+aT&#10;iBTlrKXuK7j/fhSoONNfLckbW3UwcDD2g2GPZg2ElBSj1ySTDmDQg1khmBcajFW8hULCSrqr4GEw&#10;16GfARosqVarlEQN6UR4sFsnY+mB1133ItBdVAkk5iMMfSnyN+L0uUketzoGYjopF3ntWbzQTc2c&#10;tL8MXpyWX/cp6/X3sPwJAAD//wMAUEsDBBQABgAIAAAAIQC395+U4QAAAAsBAAAPAAAAZHJzL2Rv&#10;d25yZXYueG1sTI/BTsMwEETvSPyDtUhcEHVKmiiEOFVVwQEuFaEXbm68jQPxOrKdNvw9hgscd3Y0&#10;86Zaz2ZgJ3S+tyRguUiAIbVW9dQJ2L893RbAfJCk5GAJBXyhh3V9eVHJUtkzveKpCR2LIeRLKUCH&#10;MJac+1ajkX5hR6T4O1pnZIin67hy8hzDzcDvkiTnRvYUG7Qccaux/WwmI2C3et/pm+n4+LJZpe55&#10;P23zj64R4vpq3jwACziHPzP84Ed0qCPTwU6kPBsEpPdJRA8CsqLIgEVHscxSYIdfJQdeV/z/hvob&#10;AAD//wMAUEsBAi0AFAAGAAgAAAAhALaDOJL+AAAA4QEAABMAAAAAAAAAAAAAAAAAAAAAAFtDb250&#10;ZW50X1R5cGVzXS54bWxQSwECLQAUAAYACAAAACEAOP0h/9YAAACUAQAACwAAAAAAAAAAAAAAAAAv&#10;AQAAX3JlbHMvLnJlbHNQSwECLQAUAAYACAAAACEAgCzkFy8CAABmBAAADgAAAAAAAAAAAAAAAAAu&#10;AgAAZHJzL2Uyb0RvYy54bWxQSwECLQAUAAYACAAAACEAt/eflOEAAAALAQAADwAAAAAAAAAAAAAA&#10;AACJBAAAZHJzL2Rvd25yZXYueG1sUEsFBgAAAAAEAAQA8wAAAJcFAAAAAA==&#10;" stroked="f">
                <v:textbox style="mso-fit-shape-to-text:t" inset="0,0,0,0">
                  <w:txbxContent>
                    <w:p w14:paraId="0B204EE4" w14:textId="3E5DE58B" w:rsidR="00B832BA" w:rsidRPr="008432C9" w:rsidRDefault="00B832BA" w:rsidP="00C348F2">
                      <w:pPr>
                        <w:pStyle w:val="Caption"/>
                        <w:jc w:val="center"/>
                        <w:rPr>
                          <w:noProof/>
                          <w:sz w:val="20"/>
                          <w:szCs w:val="20"/>
                        </w:rPr>
                      </w:pPr>
                      <w:r>
                        <w:t xml:space="preserve">Figure </w:t>
                      </w:r>
                      <w:r>
                        <w:rPr>
                          <w:noProof/>
                        </w:rPr>
                        <w:fldChar w:fldCharType="begin"/>
                      </w:r>
                      <w:r>
                        <w:rPr>
                          <w:noProof/>
                        </w:rPr>
                        <w:instrText xml:space="preserve"> SEQ Figure \* ARABIC </w:instrText>
                      </w:r>
                      <w:r>
                        <w:rPr>
                          <w:noProof/>
                        </w:rPr>
                        <w:fldChar w:fldCharType="separate"/>
                      </w:r>
                      <w:r>
                        <w:rPr>
                          <w:noProof/>
                        </w:rPr>
                        <w:t>16</w:t>
                      </w:r>
                      <w:r>
                        <w:rPr>
                          <w:noProof/>
                        </w:rPr>
                        <w:fldChar w:fldCharType="end"/>
                      </w:r>
                    </w:p>
                  </w:txbxContent>
                </v:textbox>
                <w10:wrap type="tight"/>
              </v:shape>
            </w:pict>
          </mc:Fallback>
        </mc:AlternateContent>
      </w:r>
      <w:r>
        <w:rPr>
          <w:noProof/>
        </w:rPr>
        <w:drawing>
          <wp:anchor distT="0" distB="0" distL="114300" distR="114300" simplePos="0" relativeHeight="251663360" behindDoc="1" locked="0" layoutInCell="1" allowOverlap="1" wp14:anchorId="6D70DA17" wp14:editId="22ABDD95">
            <wp:simplePos x="0" y="0"/>
            <wp:positionH relativeFrom="column">
              <wp:posOffset>2481580</wp:posOffset>
            </wp:positionH>
            <wp:positionV relativeFrom="paragraph">
              <wp:posOffset>1905</wp:posOffset>
            </wp:positionV>
            <wp:extent cx="2695575" cy="3677920"/>
            <wp:effectExtent l="0" t="0" r="9525" b="0"/>
            <wp:wrapTight wrapText="bothSides">
              <wp:wrapPolygon edited="0">
                <wp:start x="0" y="0"/>
                <wp:lineTo x="0" y="21481"/>
                <wp:lineTo x="21524" y="21481"/>
                <wp:lineTo x="21524"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8">
                      <a:extLst>
                        <a:ext uri="{28A0092B-C50C-407E-A947-70E740481C1C}">
                          <a14:useLocalDpi xmlns:a14="http://schemas.microsoft.com/office/drawing/2010/main" val="0"/>
                        </a:ext>
                      </a:extLst>
                    </a:blip>
                    <a:srcRect r="57202"/>
                    <a:stretch/>
                  </pic:blipFill>
                  <pic:spPr bwMode="auto">
                    <a:xfrm>
                      <a:off x="0" y="0"/>
                      <a:ext cx="2695575" cy="36779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3A5F4C" w14:textId="2D714E59" w:rsidR="008B5730" w:rsidRPr="00B71592" w:rsidRDefault="00C348F2" w:rsidP="0050544B">
      <w:pPr>
        <w:tabs>
          <w:tab w:val="left" w:pos="8190"/>
        </w:tabs>
        <w:contextualSpacing/>
      </w:pPr>
      <w:r>
        <w:t xml:space="preserve">                           </w:t>
      </w:r>
    </w:p>
    <w:p w14:paraId="2AC1F569" w14:textId="6DF091A9" w:rsidR="00B71592" w:rsidRDefault="00B71592" w:rsidP="0050544B">
      <w:pPr>
        <w:contextualSpacing/>
      </w:pPr>
    </w:p>
    <w:p w14:paraId="4110FC67" w14:textId="78FEA8FD" w:rsidR="00B71592" w:rsidRDefault="00B71592" w:rsidP="0050544B">
      <w:pPr>
        <w:contextualSpacing/>
      </w:pPr>
    </w:p>
    <w:p w14:paraId="5CA5E035" w14:textId="62972A31" w:rsidR="00C348F2" w:rsidRDefault="00C348F2" w:rsidP="0050544B">
      <w:pPr>
        <w:contextualSpacing/>
      </w:pPr>
    </w:p>
    <w:p w14:paraId="5C3A8AF1" w14:textId="4CF12407" w:rsidR="00C348F2" w:rsidRDefault="00C348F2" w:rsidP="0050544B">
      <w:pPr>
        <w:contextualSpacing/>
      </w:pPr>
    </w:p>
    <w:p w14:paraId="5A0010A2" w14:textId="4F8B0CDD" w:rsidR="00C348F2" w:rsidRDefault="00C348F2" w:rsidP="0050544B">
      <w:pPr>
        <w:contextualSpacing/>
      </w:pPr>
    </w:p>
    <w:p w14:paraId="24795759" w14:textId="5E18BBBC" w:rsidR="00C348F2" w:rsidRDefault="00C348F2" w:rsidP="0050544B">
      <w:pPr>
        <w:contextualSpacing/>
      </w:pPr>
    </w:p>
    <w:p w14:paraId="75E7034B" w14:textId="3A7658F2" w:rsidR="00C348F2" w:rsidRDefault="00C348F2" w:rsidP="0050544B">
      <w:pPr>
        <w:contextualSpacing/>
      </w:pPr>
    </w:p>
    <w:p w14:paraId="693F09C3" w14:textId="3266737A" w:rsidR="00C348F2" w:rsidRDefault="00C348F2" w:rsidP="0050544B">
      <w:pPr>
        <w:contextualSpacing/>
      </w:pPr>
    </w:p>
    <w:p w14:paraId="1F68EFE8" w14:textId="17C84FEE" w:rsidR="00C348F2" w:rsidRDefault="00C348F2" w:rsidP="0050544B">
      <w:pPr>
        <w:contextualSpacing/>
      </w:pPr>
    </w:p>
    <w:p w14:paraId="7AAF1D39" w14:textId="2B0103A7" w:rsidR="00C348F2" w:rsidRDefault="00C348F2" w:rsidP="0050544B">
      <w:pPr>
        <w:contextualSpacing/>
      </w:pPr>
    </w:p>
    <w:p w14:paraId="60F5DF87" w14:textId="538D3148" w:rsidR="00C348F2" w:rsidRDefault="00C348F2" w:rsidP="0050544B">
      <w:pPr>
        <w:contextualSpacing/>
      </w:pPr>
    </w:p>
    <w:p w14:paraId="6AA87EEE" w14:textId="5D1A6041" w:rsidR="00C348F2" w:rsidRDefault="00C348F2" w:rsidP="0050544B">
      <w:pPr>
        <w:contextualSpacing/>
      </w:pPr>
    </w:p>
    <w:p w14:paraId="57EB77C0" w14:textId="7F5DEE4B" w:rsidR="00C348F2" w:rsidRDefault="00C348F2" w:rsidP="0050544B">
      <w:pPr>
        <w:contextualSpacing/>
      </w:pPr>
    </w:p>
    <w:p w14:paraId="518BA284" w14:textId="77AC9B9E" w:rsidR="00C348F2" w:rsidRDefault="00C348F2" w:rsidP="0050544B">
      <w:pPr>
        <w:contextualSpacing/>
      </w:pPr>
    </w:p>
    <w:p w14:paraId="33DAEB71" w14:textId="70872F61" w:rsidR="0050544B" w:rsidRDefault="0050544B" w:rsidP="0050544B">
      <w:pPr>
        <w:contextualSpacing/>
      </w:pPr>
    </w:p>
    <w:p w14:paraId="0D319A92" w14:textId="4303901B" w:rsidR="0050544B" w:rsidRDefault="0050544B" w:rsidP="0050544B">
      <w:pPr>
        <w:contextualSpacing/>
      </w:pPr>
    </w:p>
    <w:p w14:paraId="7ABC3711" w14:textId="21999086" w:rsidR="0050544B" w:rsidRDefault="0050544B" w:rsidP="0050544B">
      <w:pPr>
        <w:contextualSpacing/>
      </w:pPr>
    </w:p>
    <w:p w14:paraId="1B4A1636" w14:textId="0442CB92" w:rsidR="0050544B" w:rsidRDefault="0050544B" w:rsidP="0050544B">
      <w:pPr>
        <w:contextualSpacing/>
      </w:pPr>
    </w:p>
    <w:p w14:paraId="11884B20" w14:textId="34B6CF1C" w:rsidR="0050544B" w:rsidRDefault="0050544B" w:rsidP="0050544B">
      <w:pPr>
        <w:contextualSpacing/>
      </w:pPr>
    </w:p>
    <w:p w14:paraId="64343FC2" w14:textId="437EE678" w:rsidR="0050544B" w:rsidRDefault="0050544B" w:rsidP="0050544B">
      <w:pPr>
        <w:contextualSpacing/>
      </w:pPr>
    </w:p>
    <w:p w14:paraId="765C6022" w14:textId="50E0F0B0" w:rsidR="0050544B" w:rsidRDefault="0050544B" w:rsidP="0050544B">
      <w:pPr>
        <w:contextualSpacing/>
      </w:pPr>
    </w:p>
    <w:p w14:paraId="607E5EFC" w14:textId="6B0EDB96" w:rsidR="0050544B" w:rsidRDefault="0050544B" w:rsidP="0050544B">
      <w:pPr>
        <w:contextualSpacing/>
      </w:pPr>
    </w:p>
    <w:p w14:paraId="340AF4DE" w14:textId="7D548785" w:rsidR="0050544B" w:rsidRDefault="00CD0594" w:rsidP="0050544B">
      <w:pPr>
        <w:contextualSpacing/>
      </w:pPr>
      <w:r>
        <w:t xml:space="preserve">             </w:t>
      </w:r>
    </w:p>
    <w:p w14:paraId="35CCCAD3" w14:textId="58EEC84E" w:rsidR="005E7BF2" w:rsidRDefault="006051EF" w:rsidP="0050544B">
      <w:pPr>
        <w:pStyle w:val="Heading2"/>
        <w:contextualSpacing/>
      </w:pPr>
      <w:bookmarkStart w:id="41" w:name="_Toc519361978"/>
      <w:r>
        <w:t>Data Loading</w:t>
      </w:r>
      <w:bookmarkEnd w:id="41"/>
    </w:p>
    <w:p w14:paraId="7F588E02" w14:textId="33A1AB70" w:rsidR="00B71592" w:rsidRPr="00B71592" w:rsidRDefault="00B71592" w:rsidP="0050544B">
      <w:pPr>
        <w:contextualSpacing/>
      </w:pPr>
      <w:r>
        <w:t xml:space="preserve">Sample data for the database was created in combination with online resources such as </w:t>
      </w:r>
      <w:hyperlink r:id="rId39" w:history="1">
        <w:r w:rsidR="0000631C" w:rsidRPr="004A02E4">
          <w:rPr>
            <w:rStyle w:val="Hyperlink"/>
          </w:rPr>
          <w:t>http://generatedata.com</w:t>
        </w:r>
      </w:hyperlink>
      <w:r w:rsidR="0000631C">
        <w:t xml:space="preserve"> and </w:t>
      </w:r>
      <w:hyperlink r:id="rId40" w:history="1">
        <w:r w:rsidR="0000631C" w:rsidRPr="004A02E4">
          <w:rPr>
            <w:rStyle w:val="Hyperlink"/>
          </w:rPr>
          <w:t>https://www.firstveterinarysupply.com</w:t>
        </w:r>
      </w:hyperlink>
      <w:r w:rsidR="0000631C">
        <w:t xml:space="preserve"> , along with the author’s imagination and experiences with his pets and many trips to the veterinary office.  Sample data </w:t>
      </w:r>
      <w:r w:rsidR="006051EF">
        <w:t>was typically</w:t>
      </w:r>
      <w:r w:rsidR="0000631C">
        <w:t xml:space="preserve"> loaded in using SQL Developer’s efficient data loading program [figure </w:t>
      </w:r>
      <w:r w:rsidR="00C348F2">
        <w:t>17].</w:t>
      </w:r>
    </w:p>
    <w:p w14:paraId="6FC30FF0" w14:textId="77777777" w:rsidR="00C348F2" w:rsidRDefault="00C348F2" w:rsidP="0050544B">
      <w:pPr>
        <w:keepNext/>
        <w:contextualSpacing/>
        <w:jc w:val="center"/>
      </w:pPr>
      <w:r>
        <w:rPr>
          <w:noProof/>
        </w:rPr>
        <w:drawing>
          <wp:inline distT="0" distB="0" distL="0" distR="0" wp14:anchorId="1801A4CC" wp14:editId="36606895">
            <wp:extent cx="5414926" cy="362790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41451" cy="3645674"/>
                    </a:xfrm>
                    <a:prstGeom prst="rect">
                      <a:avLst/>
                    </a:prstGeom>
                    <a:noFill/>
                    <a:ln>
                      <a:noFill/>
                    </a:ln>
                  </pic:spPr>
                </pic:pic>
              </a:graphicData>
            </a:graphic>
          </wp:inline>
        </w:drawing>
      </w:r>
    </w:p>
    <w:p w14:paraId="36B97FD4" w14:textId="7C8CB40E" w:rsidR="005E7BF2" w:rsidRDefault="00C348F2" w:rsidP="0050544B">
      <w:pPr>
        <w:pStyle w:val="Caption"/>
        <w:contextualSpacing/>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17</w:t>
      </w:r>
      <w:r w:rsidR="00284E70">
        <w:rPr>
          <w:noProof/>
        </w:rPr>
        <w:fldChar w:fldCharType="end"/>
      </w:r>
    </w:p>
    <w:p w14:paraId="489C8E91" w14:textId="4B0276E4" w:rsidR="00C348F2" w:rsidRDefault="006051EF" w:rsidP="0050544B">
      <w:pPr>
        <w:pStyle w:val="Heading1"/>
        <w:contextualSpacing/>
      </w:pPr>
      <w:bookmarkStart w:id="42" w:name="_Toc519361979"/>
      <w:r>
        <w:t>BUSINESS RULES IMPLEMENTATION</w:t>
      </w:r>
      <w:r w:rsidR="00A36337">
        <w:rPr>
          <w:rStyle w:val="FootnoteReference"/>
        </w:rPr>
        <w:footnoteReference w:id="1"/>
      </w:r>
      <w:bookmarkEnd w:id="42"/>
    </w:p>
    <w:p w14:paraId="3897DB8D" w14:textId="665974A0" w:rsidR="00A36337" w:rsidRDefault="00A36337" w:rsidP="0050544B">
      <w:pPr>
        <w:pStyle w:val="Heading2"/>
        <w:contextualSpacing/>
      </w:pPr>
      <w:bookmarkStart w:id="43" w:name="_Toc519361980"/>
      <w:r>
        <w:t>Record Keeping</w:t>
      </w:r>
      <w:r w:rsidR="009D2755">
        <w:t xml:space="preserve">, </w:t>
      </w:r>
      <w:r>
        <w:t>Reception</w:t>
      </w:r>
      <w:r w:rsidR="009D2755">
        <w:t>, Customer Relations M</w:t>
      </w:r>
      <w:r w:rsidR="00825A43">
        <w:t>anagment</w:t>
      </w:r>
      <w:bookmarkEnd w:id="43"/>
    </w:p>
    <w:p w14:paraId="1018222B" w14:textId="08E379DB" w:rsidR="009C4C0B" w:rsidRDefault="009D2755" w:rsidP="009C4C0B">
      <w:pPr>
        <w:pStyle w:val="Heading3"/>
      </w:pPr>
      <w:r>
        <w:t>CRM</w:t>
      </w:r>
      <w:r w:rsidR="00206320">
        <w:t>-</w:t>
      </w:r>
      <w:r>
        <w:t xml:space="preserve">01 </w:t>
      </w:r>
      <w:r w:rsidR="009C4C0B">
        <w:t>An Owner may have many pets; A pet may only belong to one owner.</w:t>
      </w:r>
    </w:p>
    <w:p w14:paraId="3A6763A0" w14:textId="44911018" w:rsidR="00551CB5" w:rsidRPr="00551CB5" w:rsidRDefault="009C4C0B" w:rsidP="00551CB5">
      <w:pPr>
        <w:pStyle w:val="Heading3"/>
        <w:contextualSpacing/>
      </w:pPr>
      <w:r>
        <w:t>CRM-02</w:t>
      </w:r>
      <w:r>
        <w:rPr>
          <w:rStyle w:val="FootnoteReference"/>
        </w:rPr>
        <w:footnoteReference w:id="2"/>
      </w:r>
      <w:r>
        <w:t xml:space="preserve"> An owner may designate a responsible 3</w:t>
      </w:r>
      <w:r w:rsidRPr="0050544B">
        <w:rPr>
          <w:vertAlign w:val="superscript"/>
        </w:rPr>
        <w:t>rd</w:t>
      </w:r>
      <w:r>
        <w:t xml:space="preserve"> party adult to retrieve the animal after clinical events</w:t>
      </w:r>
      <w:r w:rsidR="00551CB5">
        <w:t>.</w:t>
      </w:r>
    </w:p>
    <w:p w14:paraId="7E906073" w14:textId="3C4D2C63" w:rsidR="0050544B" w:rsidRPr="0050544B" w:rsidRDefault="0050544B" w:rsidP="0050544B">
      <w:pPr>
        <w:contextualSpacing/>
      </w:pPr>
      <w:r>
        <w:t>These rules were straightforward to implement. The 3</w:t>
      </w:r>
      <w:r w:rsidRPr="0050544B">
        <w:rPr>
          <w:vertAlign w:val="superscript"/>
        </w:rPr>
        <w:t>rd</w:t>
      </w:r>
      <w:r>
        <w:t xml:space="preserve"> party adult was associated directly with the pet owner by adding those attributes to the owner table.  A one-to-many [1</w:t>
      </w:r>
      <w:r>
        <w:rPr>
          <w:rFonts w:ascii="Arial" w:eastAsia="MS Mincho" w:hAnsi="Arial" w:cs="Arial" w:hint="eastAsia"/>
          <w:lang w:eastAsia="ja-JP"/>
        </w:rPr>
        <w:t>:</w:t>
      </w:r>
      <w:r>
        <w:rPr>
          <w:rFonts w:ascii="Arial" w:eastAsia="MS Mincho" w:hAnsi="Arial" w:cs="Arial"/>
          <w:lang w:eastAsia="ja-JP"/>
        </w:rPr>
        <w:t xml:space="preserve">M] </w:t>
      </w:r>
      <w:r>
        <w:t xml:space="preserve">foreign key relationship was created between the Pet table and the Owner table [figure 18]. </w:t>
      </w:r>
    </w:p>
    <w:p w14:paraId="78268DC8" w14:textId="19DA6D3E" w:rsidR="00551CB5" w:rsidRDefault="00551CB5" w:rsidP="0050544B">
      <w:pPr>
        <w:contextualSpacing/>
      </w:pPr>
      <w:r>
        <w:t>The creation of these tables also satisfied the following transaction requirements:</w:t>
      </w:r>
    </w:p>
    <w:p w14:paraId="19877437" w14:textId="4B801FFC" w:rsidR="00551CB5" w:rsidRDefault="00551CB5" w:rsidP="00551CB5">
      <w:pPr>
        <w:pStyle w:val="ListBullet"/>
        <w:tabs>
          <w:tab w:val="clear" w:pos="360"/>
          <w:tab w:val="num" w:pos="1080"/>
        </w:tabs>
        <w:ind w:left="1080"/>
      </w:pPr>
      <w:r>
        <w:lastRenderedPageBreak/>
        <w:t>TRX-07: Add new owner</w:t>
      </w:r>
    </w:p>
    <w:p w14:paraId="45139C55" w14:textId="3D775B85" w:rsidR="00551CB5" w:rsidRDefault="00551CB5" w:rsidP="00551CB5">
      <w:pPr>
        <w:pStyle w:val="ListBullet"/>
        <w:tabs>
          <w:tab w:val="clear" w:pos="360"/>
          <w:tab w:val="num" w:pos="1080"/>
        </w:tabs>
        <w:ind w:left="1080"/>
      </w:pPr>
      <w:r>
        <w:t>TRX-08: Add new pet</w:t>
      </w:r>
    </w:p>
    <w:p w14:paraId="540A6DAD" w14:textId="77777777" w:rsidR="00551CB5" w:rsidRDefault="00551CB5" w:rsidP="00551CB5">
      <w:pPr>
        <w:pStyle w:val="ListBullet"/>
        <w:numPr>
          <w:ilvl w:val="0"/>
          <w:numId w:val="0"/>
        </w:numPr>
        <w:ind w:left="720"/>
      </w:pPr>
    </w:p>
    <w:p w14:paraId="58D8239A" w14:textId="77777777" w:rsidR="00551CB5" w:rsidRDefault="00551CB5">
      <w:r>
        <w:br w:type="page"/>
      </w:r>
    </w:p>
    <w:p w14:paraId="3C8F6FB1" w14:textId="77777777" w:rsidR="008061FC" w:rsidRDefault="008061FC" w:rsidP="008061FC">
      <w:pPr>
        <w:keepNext/>
        <w:contextualSpacing/>
        <w:jc w:val="center"/>
      </w:pPr>
      <w:r>
        <w:rPr>
          <w:noProof/>
        </w:rPr>
        <w:lastRenderedPageBreak/>
        <w:drawing>
          <wp:inline distT="0" distB="0" distL="0" distR="0" wp14:anchorId="5C344C6F" wp14:editId="2B98F299">
            <wp:extent cx="5392650" cy="338634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10777" cy="3397723"/>
                    </a:xfrm>
                    <a:prstGeom prst="rect">
                      <a:avLst/>
                    </a:prstGeom>
                    <a:noFill/>
                    <a:ln>
                      <a:noFill/>
                    </a:ln>
                  </pic:spPr>
                </pic:pic>
              </a:graphicData>
            </a:graphic>
          </wp:inline>
        </w:drawing>
      </w:r>
    </w:p>
    <w:p w14:paraId="0F022D00" w14:textId="242893ED" w:rsidR="008061FC" w:rsidRDefault="008061FC" w:rsidP="008061FC">
      <w:pPr>
        <w:pStyle w:val="Caption"/>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18</w:t>
      </w:r>
      <w:r w:rsidR="00284E70">
        <w:rPr>
          <w:noProof/>
        </w:rPr>
        <w:fldChar w:fldCharType="end"/>
      </w:r>
    </w:p>
    <w:p w14:paraId="4825BBB8" w14:textId="44988976" w:rsidR="008061FC" w:rsidRDefault="008061FC" w:rsidP="008061FC">
      <w:pPr>
        <w:pStyle w:val="Heading3"/>
      </w:pPr>
      <w:bookmarkStart w:id="44" w:name="_CRM-07_List_of"/>
      <w:bookmarkEnd w:id="44"/>
      <w:r>
        <w:t>CRM-07 List of all owners pets should be easily accessible</w:t>
      </w:r>
    </w:p>
    <w:p w14:paraId="79DED0E7" w14:textId="7EAD4B11" w:rsidR="008061FC" w:rsidRDefault="008061FC" w:rsidP="008061FC">
      <w:pPr>
        <w:rPr>
          <w:rFonts w:ascii="Courier New" w:eastAsia="Times New Roman" w:hAnsi="Courier New" w:cs="Courier New"/>
          <w:color w:val="D4D4D4"/>
          <w:sz w:val="18"/>
          <w:szCs w:val="21"/>
        </w:rPr>
      </w:pPr>
      <w:r>
        <w:t>Figure 18 satisfies the basic intent of business rule CRM-07; adding the columns for the pet’s name</w:t>
      </w:r>
      <w:del w:id="45" w:author="Hicks, James K." w:date="2018-07-15T11:38:00Z">
        <w:r w:rsidDel="00514A7F">
          <w:delText>s</w:delText>
        </w:r>
      </w:del>
      <w:r>
        <w:t xml:space="preserve">, breed, species, and gender ID keys completes the needs to satisfy this rule.  However, looking at a group of keys is not useful </w:t>
      </w:r>
      <w:r>
        <w:rPr>
          <w:i/>
        </w:rPr>
        <w:t>information</w:t>
      </w:r>
      <w:r>
        <w:t xml:space="preserve">. Rather than using several subqueries and JOINs to tie the data together, simple functions were created to show what species, breed, and gender an animal </w:t>
      </w:r>
      <w:del w:id="46" w:author="Hicks, James K." w:date="2018-07-15T11:39:00Z">
        <w:r w:rsidDel="00514A7F">
          <w:delText xml:space="preserve">has </w:delText>
        </w:r>
      </w:del>
      <w:ins w:id="47" w:author="Hicks, James K." w:date="2018-07-15T11:39:00Z">
        <w:r w:rsidR="00514A7F">
          <w:t>is</w:t>
        </w:r>
        <w:r w:rsidR="00514A7F">
          <w:t xml:space="preserve"> </w:t>
        </w:r>
      </w:ins>
      <w:r>
        <w:t>based on an associated key</w:t>
      </w:r>
      <w:r w:rsidR="002202AF">
        <w:t xml:space="preserve"> [code insert 1 &amp; figure 19].</w:t>
      </w:r>
      <w:r w:rsidR="00670EA2" w:rsidRPr="002202AF">
        <w:rPr>
          <w:rFonts w:ascii="Courier New" w:eastAsia="Times New Roman" w:hAnsi="Courier New" w:cs="Courier New"/>
          <w:color w:val="D4D4D4"/>
          <w:sz w:val="18"/>
          <w:szCs w:val="21"/>
        </w:rPr>
        <w:t xml:space="preserve"> </w:t>
      </w:r>
    </w:p>
    <w:p w14:paraId="1730BF11"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b/>
          <w:bCs/>
          <w:color w:val="008000"/>
          <w:sz w:val="16"/>
          <w:szCs w:val="24"/>
        </w:rPr>
        <w:t>CREATE</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OR</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REPLACE</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FUNCTION</w:t>
      </w:r>
      <w:r w:rsidRPr="004147F5">
        <w:rPr>
          <w:rFonts w:ascii="Courier New" w:hAnsi="Courier New" w:cs="Courier New"/>
          <w:sz w:val="16"/>
          <w:szCs w:val="24"/>
        </w:rPr>
        <w:t xml:space="preserve"> FUNC_</w:t>
      </w:r>
      <w:proofErr w:type="gramStart"/>
      <w:r w:rsidRPr="004147F5">
        <w:rPr>
          <w:rFonts w:ascii="Courier New" w:hAnsi="Courier New" w:cs="Courier New"/>
          <w:sz w:val="16"/>
          <w:szCs w:val="24"/>
        </w:rPr>
        <w:t>BREED(</w:t>
      </w:r>
      <w:proofErr w:type="gramEnd"/>
    </w:p>
    <w:p w14:paraId="441EAF64"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r w:rsidRPr="004147F5">
        <w:rPr>
          <w:rFonts w:ascii="Courier New" w:hAnsi="Courier New" w:cs="Courier New"/>
          <w:sz w:val="16"/>
          <w:szCs w:val="24"/>
        </w:rPr>
        <w:t>f_breedid</w:t>
      </w:r>
      <w:proofErr w:type="spellEnd"/>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IN</w:t>
      </w:r>
      <w:r w:rsidRPr="004147F5">
        <w:rPr>
          <w:rFonts w:ascii="Courier New" w:hAnsi="Courier New" w:cs="Courier New"/>
          <w:sz w:val="16"/>
          <w:szCs w:val="24"/>
        </w:rPr>
        <w:t xml:space="preserve"> ANIMAL_BREED.BREEDID</w:t>
      </w:r>
      <w:r w:rsidRPr="004147F5">
        <w:rPr>
          <w:rFonts w:ascii="Courier New" w:hAnsi="Courier New" w:cs="Courier New"/>
          <w:color w:val="666666"/>
          <w:sz w:val="16"/>
          <w:szCs w:val="24"/>
        </w:rPr>
        <w:t>%</w:t>
      </w:r>
      <w:r w:rsidRPr="004147F5">
        <w:rPr>
          <w:rFonts w:ascii="Courier New" w:hAnsi="Courier New" w:cs="Courier New"/>
          <w:b/>
          <w:bCs/>
          <w:color w:val="008000"/>
          <w:sz w:val="16"/>
          <w:szCs w:val="24"/>
        </w:rPr>
        <w:t>TYPE</w:t>
      </w:r>
      <w:r w:rsidRPr="004147F5">
        <w:rPr>
          <w:rFonts w:ascii="Courier New" w:hAnsi="Courier New" w:cs="Courier New"/>
          <w:sz w:val="16"/>
          <w:szCs w:val="24"/>
        </w:rPr>
        <w:t>)</w:t>
      </w:r>
    </w:p>
    <w:p w14:paraId="683B5C5A"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b/>
          <w:bCs/>
          <w:color w:val="008000"/>
          <w:sz w:val="16"/>
          <w:szCs w:val="24"/>
        </w:rPr>
        <w:t>RETURN</w:t>
      </w:r>
      <w:r w:rsidRPr="004147F5">
        <w:rPr>
          <w:rFonts w:ascii="Courier New" w:hAnsi="Courier New" w:cs="Courier New"/>
          <w:sz w:val="16"/>
          <w:szCs w:val="24"/>
        </w:rPr>
        <w:t xml:space="preserve"> varchar2</w:t>
      </w:r>
    </w:p>
    <w:p w14:paraId="4852DE68"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b/>
          <w:bCs/>
          <w:color w:val="008000"/>
          <w:sz w:val="16"/>
          <w:szCs w:val="24"/>
        </w:rPr>
        <w:t>AS</w:t>
      </w:r>
    </w:p>
    <w:p w14:paraId="2E2B2355"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proofErr w:type="spellStart"/>
      <w:r w:rsidRPr="004147F5">
        <w:rPr>
          <w:rFonts w:ascii="Courier New" w:hAnsi="Courier New" w:cs="Courier New"/>
          <w:sz w:val="16"/>
          <w:szCs w:val="24"/>
        </w:rPr>
        <w:t>lv_breed_name</w:t>
      </w:r>
      <w:proofErr w:type="spellEnd"/>
      <w:r w:rsidRPr="004147F5">
        <w:rPr>
          <w:rFonts w:ascii="Courier New" w:hAnsi="Courier New" w:cs="Courier New"/>
          <w:sz w:val="16"/>
          <w:szCs w:val="24"/>
        </w:rPr>
        <w:t xml:space="preserve"> ANIMAL_BREED.BREED_NAME</w:t>
      </w:r>
      <w:r w:rsidRPr="004147F5">
        <w:rPr>
          <w:rFonts w:ascii="Courier New" w:hAnsi="Courier New" w:cs="Courier New"/>
          <w:color w:val="666666"/>
          <w:sz w:val="16"/>
          <w:szCs w:val="24"/>
        </w:rPr>
        <w:t>%</w:t>
      </w:r>
      <w:r w:rsidRPr="004147F5">
        <w:rPr>
          <w:rFonts w:ascii="Courier New" w:hAnsi="Courier New" w:cs="Courier New"/>
          <w:b/>
          <w:bCs/>
          <w:color w:val="008000"/>
          <w:sz w:val="16"/>
          <w:szCs w:val="24"/>
        </w:rPr>
        <w:t>TYPE</w:t>
      </w:r>
      <w:r w:rsidRPr="004147F5">
        <w:rPr>
          <w:rFonts w:ascii="Courier New" w:hAnsi="Courier New" w:cs="Courier New"/>
          <w:sz w:val="16"/>
          <w:szCs w:val="24"/>
        </w:rPr>
        <w:t>;</w:t>
      </w:r>
    </w:p>
    <w:p w14:paraId="47F74EC4"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proofErr w:type="spellStart"/>
      <w:r w:rsidRPr="004147F5">
        <w:rPr>
          <w:rFonts w:ascii="Courier New" w:hAnsi="Courier New" w:cs="Courier New"/>
          <w:sz w:val="16"/>
          <w:szCs w:val="24"/>
        </w:rPr>
        <w:t>lv_except</w:t>
      </w:r>
      <w:proofErr w:type="spellEnd"/>
      <w:r w:rsidRPr="004147F5">
        <w:rPr>
          <w:rFonts w:ascii="Courier New" w:hAnsi="Courier New" w:cs="Courier New"/>
          <w:sz w:val="16"/>
          <w:szCs w:val="24"/>
        </w:rPr>
        <w:t xml:space="preserve"> varchar2(</w:t>
      </w:r>
      <w:r w:rsidRPr="004147F5">
        <w:rPr>
          <w:rFonts w:ascii="Courier New" w:hAnsi="Courier New" w:cs="Courier New"/>
          <w:color w:val="666666"/>
          <w:sz w:val="16"/>
          <w:szCs w:val="24"/>
        </w:rPr>
        <w:t>100</w:t>
      </w:r>
      <w:r w:rsidRPr="004147F5">
        <w:rPr>
          <w:rFonts w:ascii="Courier New" w:hAnsi="Courier New" w:cs="Courier New"/>
          <w:sz w:val="16"/>
          <w:szCs w:val="24"/>
        </w:rPr>
        <w:t xml:space="preserve">) </w:t>
      </w:r>
      <w:r w:rsidRPr="004147F5">
        <w:rPr>
          <w:rFonts w:ascii="Courier New" w:hAnsi="Courier New" w:cs="Courier New"/>
          <w:color w:val="BA2121"/>
          <w:sz w:val="16"/>
          <w:szCs w:val="24"/>
        </w:rPr>
        <w:t>'No Breed Found'</w:t>
      </w:r>
      <w:r w:rsidRPr="004147F5">
        <w:rPr>
          <w:rFonts w:ascii="Courier New" w:hAnsi="Courier New" w:cs="Courier New"/>
          <w:sz w:val="16"/>
          <w:szCs w:val="24"/>
        </w:rPr>
        <w:t>;</w:t>
      </w:r>
    </w:p>
    <w:p w14:paraId="75959BB4"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p>
    <w:p w14:paraId="078334D1"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p>
    <w:p w14:paraId="4F8DE31B"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b/>
          <w:bCs/>
          <w:color w:val="008000"/>
          <w:sz w:val="16"/>
          <w:szCs w:val="24"/>
        </w:rPr>
        <w:t>BEGIN</w:t>
      </w:r>
    </w:p>
    <w:p w14:paraId="114E70F5"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SELECT</w:t>
      </w:r>
      <w:r w:rsidRPr="004147F5">
        <w:rPr>
          <w:rFonts w:ascii="Courier New" w:hAnsi="Courier New" w:cs="Courier New"/>
          <w:sz w:val="16"/>
          <w:szCs w:val="24"/>
        </w:rPr>
        <w:t xml:space="preserve"> BREED_NAME</w:t>
      </w:r>
    </w:p>
    <w:p w14:paraId="09501AEF"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INTO</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lv_breed_name</w:t>
      </w:r>
      <w:proofErr w:type="spellEnd"/>
    </w:p>
    <w:p w14:paraId="6125F194"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FROM</w:t>
      </w:r>
      <w:r w:rsidRPr="004147F5">
        <w:rPr>
          <w:rFonts w:ascii="Courier New" w:hAnsi="Courier New" w:cs="Courier New"/>
          <w:sz w:val="16"/>
          <w:szCs w:val="24"/>
        </w:rPr>
        <w:t xml:space="preserve"> ANIMAL_BREED</w:t>
      </w:r>
    </w:p>
    <w:p w14:paraId="07B1A1CC"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WHERE</w:t>
      </w:r>
      <w:r w:rsidRPr="004147F5">
        <w:rPr>
          <w:rFonts w:ascii="Courier New" w:hAnsi="Courier New" w:cs="Courier New"/>
          <w:sz w:val="16"/>
          <w:szCs w:val="24"/>
        </w:rPr>
        <w:t xml:space="preserve"> BREEDID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f_breedid</w:t>
      </w:r>
      <w:proofErr w:type="spellEnd"/>
      <w:r w:rsidRPr="004147F5">
        <w:rPr>
          <w:rFonts w:ascii="Courier New" w:hAnsi="Courier New" w:cs="Courier New"/>
          <w:sz w:val="16"/>
          <w:szCs w:val="24"/>
        </w:rPr>
        <w:t>;</w:t>
      </w:r>
    </w:p>
    <w:p w14:paraId="4498B938"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p>
    <w:p w14:paraId="32067655"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proofErr w:type="gramStart"/>
      <w:r w:rsidRPr="004147F5">
        <w:rPr>
          <w:rFonts w:ascii="Courier New" w:hAnsi="Courier New" w:cs="Courier New"/>
          <w:b/>
          <w:bCs/>
          <w:color w:val="008000"/>
          <w:sz w:val="16"/>
          <w:szCs w:val="24"/>
        </w:rPr>
        <w:t>RETURN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w:t>
      </w:r>
      <w:proofErr w:type="gramEnd"/>
      <w:r w:rsidRPr="004147F5">
        <w:rPr>
          <w:rFonts w:ascii="Courier New" w:hAnsi="Courier New" w:cs="Courier New"/>
          <w:sz w:val="16"/>
          <w:szCs w:val="24"/>
        </w:rPr>
        <w:t>_breed_name</w:t>
      </w:r>
      <w:proofErr w:type="spellEnd"/>
      <w:r w:rsidRPr="004147F5">
        <w:rPr>
          <w:rFonts w:ascii="Courier New" w:hAnsi="Courier New" w:cs="Courier New"/>
          <w:sz w:val="16"/>
          <w:szCs w:val="24"/>
        </w:rPr>
        <w:t>;</w:t>
      </w:r>
    </w:p>
    <w:p w14:paraId="3CF65E51"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p>
    <w:p w14:paraId="528D0F2F"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b/>
          <w:bCs/>
          <w:color w:val="008000"/>
          <w:sz w:val="16"/>
          <w:szCs w:val="24"/>
        </w:rPr>
        <w:t>EXCEPTION</w:t>
      </w:r>
      <w:r w:rsidRPr="004147F5">
        <w:rPr>
          <w:rFonts w:ascii="Courier New" w:hAnsi="Courier New" w:cs="Courier New"/>
          <w:sz w:val="16"/>
          <w:szCs w:val="24"/>
        </w:rPr>
        <w:t xml:space="preserve"> </w:t>
      </w:r>
    </w:p>
    <w:p w14:paraId="088C5C0A"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WHEN</w:t>
      </w:r>
      <w:r w:rsidRPr="004147F5">
        <w:rPr>
          <w:rFonts w:ascii="Courier New" w:hAnsi="Courier New" w:cs="Courier New"/>
          <w:sz w:val="16"/>
          <w:szCs w:val="24"/>
        </w:rPr>
        <w:t xml:space="preserve"> NO_DATA_FOUND </w:t>
      </w:r>
      <w:r w:rsidRPr="004147F5">
        <w:rPr>
          <w:rFonts w:ascii="Courier New" w:hAnsi="Courier New" w:cs="Courier New"/>
          <w:b/>
          <w:bCs/>
          <w:color w:val="008000"/>
          <w:sz w:val="16"/>
          <w:szCs w:val="24"/>
        </w:rPr>
        <w:t>THEN</w:t>
      </w:r>
    </w:p>
    <w:p w14:paraId="0BB39692"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t>DBMS_OUTPUT.PUT_</w:t>
      </w:r>
      <w:proofErr w:type="gramStart"/>
      <w:r w:rsidRPr="004147F5">
        <w:rPr>
          <w:rFonts w:ascii="Courier New" w:hAnsi="Courier New" w:cs="Courier New"/>
          <w:sz w:val="16"/>
          <w:szCs w:val="24"/>
        </w:rPr>
        <w:t>LINE(</w:t>
      </w:r>
      <w:proofErr w:type="gramEnd"/>
      <w:r w:rsidRPr="004147F5">
        <w:rPr>
          <w:rFonts w:ascii="Courier New" w:hAnsi="Courier New" w:cs="Courier New"/>
          <w:color w:val="BA2121"/>
          <w:sz w:val="16"/>
          <w:szCs w:val="24"/>
        </w:rPr>
        <w:t>'This breed id does not exist'</w:t>
      </w:r>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proofErr w:type="spellStart"/>
      <w:r w:rsidRPr="004147F5">
        <w:rPr>
          <w:rFonts w:ascii="Courier New" w:hAnsi="Courier New" w:cs="Courier New"/>
          <w:sz w:val="16"/>
          <w:szCs w:val="24"/>
        </w:rPr>
        <w:t>chr</w:t>
      </w:r>
      <w:proofErr w:type="spellEnd"/>
      <w:r w:rsidRPr="004147F5">
        <w:rPr>
          <w:rFonts w:ascii="Courier New" w:hAnsi="Courier New" w:cs="Courier New"/>
          <w:sz w:val="16"/>
          <w:szCs w:val="24"/>
        </w:rPr>
        <w:t>(</w:t>
      </w:r>
      <w:r w:rsidRPr="004147F5">
        <w:rPr>
          <w:rFonts w:ascii="Courier New" w:hAnsi="Courier New" w:cs="Courier New"/>
          <w:color w:val="666666"/>
          <w:sz w:val="16"/>
          <w:szCs w:val="24"/>
        </w:rPr>
        <w:t>10</w:t>
      </w:r>
      <w:r w:rsidRPr="004147F5">
        <w:rPr>
          <w:rFonts w:ascii="Courier New" w:hAnsi="Courier New" w:cs="Courier New"/>
          <w:sz w:val="16"/>
          <w:szCs w:val="24"/>
        </w:rPr>
        <w:t>)</w:t>
      </w:r>
      <w:r w:rsidRPr="004147F5">
        <w:rPr>
          <w:rFonts w:ascii="Courier New" w:hAnsi="Courier New" w:cs="Courier New"/>
          <w:color w:val="666666"/>
          <w:sz w:val="16"/>
          <w:szCs w:val="24"/>
        </w:rPr>
        <w:t>||</w:t>
      </w:r>
    </w:p>
    <w:p w14:paraId="03A41597"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color w:val="BA2121"/>
          <w:sz w:val="16"/>
          <w:szCs w:val="24"/>
        </w:rPr>
        <w:t>'Are you certain it has been typed in correctly?</w:t>
      </w:r>
      <w:proofErr w:type="gramStart"/>
      <w:r w:rsidRPr="004147F5">
        <w:rPr>
          <w:rFonts w:ascii="Courier New" w:hAnsi="Courier New" w:cs="Courier New"/>
          <w:color w:val="BA2121"/>
          <w:sz w:val="16"/>
          <w:szCs w:val="24"/>
        </w:rPr>
        <w:t>'</w:t>
      </w:r>
      <w:r w:rsidRPr="004147F5">
        <w:rPr>
          <w:rFonts w:ascii="Courier New" w:hAnsi="Courier New" w:cs="Courier New"/>
          <w:sz w:val="16"/>
          <w:szCs w:val="24"/>
        </w:rPr>
        <w:t xml:space="preserve"> )</w:t>
      </w:r>
      <w:proofErr w:type="gramEnd"/>
      <w:r w:rsidRPr="004147F5">
        <w:rPr>
          <w:rFonts w:ascii="Courier New" w:hAnsi="Courier New" w:cs="Courier New"/>
          <w:sz w:val="16"/>
          <w:szCs w:val="24"/>
        </w:rPr>
        <w:t>;</w:t>
      </w:r>
    </w:p>
    <w:p w14:paraId="48DCFE53" w14:textId="77777777" w:rsidR="00670EA2" w:rsidRPr="004147F5" w:rsidRDefault="00670EA2" w:rsidP="00670EA2">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RETURN</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NULL</w:t>
      </w:r>
      <w:r w:rsidRPr="004147F5">
        <w:rPr>
          <w:rFonts w:ascii="Courier New" w:hAnsi="Courier New" w:cs="Courier New"/>
          <w:sz w:val="16"/>
          <w:szCs w:val="24"/>
        </w:rPr>
        <w:t>;</w:t>
      </w:r>
    </w:p>
    <w:p w14:paraId="61158008" w14:textId="331F3320" w:rsidR="00670EA2" w:rsidRDefault="00670EA2" w:rsidP="00670EA2">
      <w:pPr>
        <w:autoSpaceDE w:val="0"/>
        <w:autoSpaceDN w:val="0"/>
        <w:adjustRightInd w:val="0"/>
        <w:spacing w:before="0" w:after="0" w:line="240" w:lineRule="auto"/>
        <w:ind w:left="720"/>
        <w:rPr>
          <w:rFonts w:ascii="Courier New" w:hAnsi="Courier New" w:cs="Courier New"/>
          <w:szCs w:val="24"/>
        </w:rPr>
      </w:pPr>
      <w:r w:rsidRPr="004147F5">
        <w:rPr>
          <w:rFonts w:ascii="Courier New" w:hAnsi="Courier New" w:cs="Courier New"/>
          <w:b/>
          <w:bCs/>
          <w:color w:val="008000"/>
          <w:sz w:val="16"/>
          <w:szCs w:val="24"/>
        </w:rPr>
        <w:t>END</w:t>
      </w:r>
      <w:r w:rsidRPr="004147F5">
        <w:rPr>
          <w:rFonts w:ascii="Courier New" w:hAnsi="Courier New" w:cs="Courier New"/>
          <w:sz w:val="16"/>
          <w:szCs w:val="24"/>
        </w:rPr>
        <w:t xml:space="preserve">; </w:t>
      </w:r>
    </w:p>
    <w:p w14:paraId="7C8D6771" w14:textId="5298850E" w:rsidR="00273E78" w:rsidRDefault="00273E78" w:rsidP="00273E78">
      <w:pPr>
        <w:jc w:val="center"/>
      </w:pPr>
      <w:r>
        <w:t>Code Insert 01</w:t>
      </w:r>
    </w:p>
    <w:p w14:paraId="5B1BBF7D" w14:textId="77777777" w:rsidR="00273E78" w:rsidRDefault="00273E78" w:rsidP="00273E78">
      <w:pPr>
        <w:keepNext/>
        <w:jc w:val="center"/>
      </w:pPr>
      <w:r>
        <w:rPr>
          <w:noProof/>
        </w:rPr>
        <w:lastRenderedPageBreak/>
        <w:drawing>
          <wp:inline distT="0" distB="0" distL="0" distR="0" wp14:anchorId="51489B93" wp14:editId="259FA296">
            <wp:extent cx="5937885" cy="2505710"/>
            <wp:effectExtent l="0" t="0" r="5715" b="8890"/>
            <wp:docPr id="14" name="Picture 14">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37885" cy="2505710"/>
                    </a:xfrm>
                    <a:prstGeom prst="rect">
                      <a:avLst/>
                    </a:prstGeom>
                    <a:noFill/>
                    <a:ln>
                      <a:noFill/>
                    </a:ln>
                  </pic:spPr>
                </pic:pic>
              </a:graphicData>
            </a:graphic>
          </wp:inline>
        </w:drawing>
      </w:r>
    </w:p>
    <w:p w14:paraId="403538D6" w14:textId="5B1EE13F" w:rsidR="00273E78" w:rsidRDefault="00273E78" w:rsidP="00273E78">
      <w:pPr>
        <w:pStyle w:val="Caption"/>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19</w:t>
      </w:r>
      <w:r w:rsidR="00284E70">
        <w:rPr>
          <w:noProof/>
        </w:rPr>
        <w:fldChar w:fldCharType="end"/>
      </w:r>
    </w:p>
    <w:p w14:paraId="0D09E978" w14:textId="3B4D97F4" w:rsidR="00273E78" w:rsidRDefault="00273E78" w:rsidP="00273E78">
      <w:pPr>
        <w:pStyle w:val="Heading3"/>
      </w:pPr>
      <w:r>
        <w:t xml:space="preserve">CRM-03 </w:t>
      </w:r>
      <w:r w:rsidR="00206320">
        <w:t>Show o</w:t>
      </w:r>
      <w:r>
        <w:t xml:space="preserve">nly living animals </w:t>
      </w:r>
      <w:r w:rsidR="00206320">
        <w:t>w</w:t>
      </w:r>
      <w:r>
        <w:t>hen a</w:t>
      </w:r>
      <w:r w:rsidR="00206320">
        <w:t>n</w:t>
      </w:r>
      <w:r>
        <w:t xml:space="preserve"> </w:t>
      </w:r>
      <w:r w:rsidR="00206320">
        <w:t>owner checks in for an appointment</w:t>
      </w:r>
    </w:p>
    <w:p w14:paraId="135506EC" w14:textId="14388665" w:rsidR="007F02AA" w:rsidRDefault="00D922CD" w:rsidP="00273E78">
      <w:r>
        <w:t xml:space="preserve">Attempting to show </w:t>
      </w:r>
      <w:r w:rsidR="000F22A3">
        <w:t>just living pets using SQL alone would have involved at least two self-joins of the same table.  This would lead to duplicate values and other anomalies. To prevent this</w:t>
      </w:r>
      <w:ins w:id="48" w:author="Hicks, James K." w:date="2018-07-15T11:39:00Z">
        <w:r w:rsidR="00514A7F">
          <w:t>,</w:t>
        </w:r>
      </w:ins>
      <w:r w:rsidR="000F22A3">
        <w:t xml:space="preserve"> a function was </w:t>
      </w:r>
      <w:del w:id="49" w:author="Hicks, James K." w:date="2018-07-15T11:39:00Z">
        <w:r w:rsidR="000F22A3" w:rsidDel="00514A7F">
          <w:delText>created</w:delText>
        </w:r>
        <w:r w:rsidR="00206320" w:rsidDel="00514A7F">
          <w:delText xml:space="preserve"> </w:delText>
        </w:r>
      </w:del>
      <w:ins w:id="50" w:author="Hicks, James K." w:date="2018-07-15T11:39:00Z">
        <w:r w:rsidR="00514A7F">
          <w:t>developed</w:t>
        </w:r>
        <w:r w:rsidR="00514A7F">
          <w:t xml:space="preserve"> </w:t>
        </w:r>
      </w:ins>
      <w:r w:rsidR="00206320">
        <w:t xml:space="preserve">that creates a comma separated list inside of a column [code insert 02].  </w:t>
      </w:r>
    </w:p>
    <w:p w14:paraId="08BCBC29" w14:textId="4B93A929"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b/>
          <w:bCs/>
          <w:color w:val="008000"/>
          <w:sz w:val="16"/>
          <w:szCs w:val="24"/>
        </w:rPr>
        <w:t>CREATE</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OR</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REPLACE</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FUNCTION</w:t>
      </w:r>
      <w:r w:rsidRPr="004147F5">
        <w:rPr>
          <w:rFonts w:ascii="Courier New" w:hAnsi="Courier New" w:cs="Courier New"/>
          <w:sz w:val="16"/>
          <w:szCs w:val="24"/>
        </w:rPr>
        <w:t xml:space="preserve"> FUNC_PET_SIBLINGS </w:t>
      </w:r>
      <w:proofErr w:type="gramStart"/>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f</w:t>
      </w:r>
      <w:proofErr w:type="gramEnd"/>
      <w:r w:rsidRPr="004147F5">
        <w:rPr>
          <w:rFonts w:ascii="Courier New" w:hAnsi="Courier New" w:cs="Courier New"/>
          <w:sz w:val="16"/>
          <w:szCs w:val="24"/>
        </w:rPr>
        <w:t>_petid</w:t>
      </w:r>
      <w:proofErr w:type="spellEnd"/>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IN</w:t>
      </w:r>
      <w:r w:rsidRPr="004147F5">
        <w:rPr>
          <w:rFonts w:ascii="Courier New" w:hAnsi="Courier New" w:cs="Courier New"/>
          <w:sz w:val="16"/>
          <w:szCs w:val="24"/>
        </w:rPr>
        <w:t xml:space="preserve"> </w:t>
      </w:r>
      <w:r w:rsidRPr="004147F5">
        <w:rPr>
          <w:rFonts w:ascii="Courier New" w:hAnsi="Courier New" w:cs="Courier New"/>
          <w:color w:val="008000"/>
          <w:sz w:val="16"/>
          <w:szCs w:val="24"/>
        </w:rPr>
        <w:t>int</w:t>
      </w:r>
      <w:r w:rsidRPr="004147F5">
        <w:rPr>
          <w:rFonts w:ascii="Courier New" w:hAnsi="Courier New" w:cs="Courier New"/>
          <w:sz w:val="16"/>
          <w:szCs w:val="24"/>
        </w:rPr>
        <w:t>)</w:t>
      </w:r>
    </w:p>
    <w:p w14:paraId="4B8B1C47"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b/>
          <w:bCs/>
          <w:color w:val="008000"/>
          <w:sz w:val="16"/>
          <w:szCs w:val="24"/>
        </w:rPr>
        <w:t>RETURN</w:t>
      </w:r>
      <w:r w:rsidRPr="004147F5">
        <w:rPr>
          <w:rFonts w:ascii="Courier New" w:hAnsi="Courier New" w:cs="Courier New"/>
          <w:sz w:val="16"/>
          <w:szCs w:val="24"/>
        </w:rPr>
        <w:t xml:space="preserve"> varchar2</w:t>
      </w:r>
    </w:p>
    <w:p w14:paraId="32C8B027"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b/>
          <w:bCs/>
          <w:color w:val="008000"/>
          <w:sz w:val="16"/>
          <w:szCs w:val="24"/>
        </w:rPr>
        <w:t>AS</w:t>
      </w:r>
    </w:p>
    <w:p w14:paraId="581A9245"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i/>
          <w:iCs/>
          <w:color w:val="408080"/>
          <w:sz w:val="16"/>
          <w:szCs w:val="24"/>
        </w:rPr>
      </w:pPr>
      <w:r w:rsidRPr="004147F5">
        <w:rPr>
          <w:rFonts w:ascii="Courier New" w:hAnsi="Courier New" w:cs="Courier New"/>
          <w:sz w:val="16"/>
          <w:szCs w:val="24"/>
        </w:rPr>
        <w:tab/>
      </w:r>
      <w:r w:rsidRPr="004147F5">
        <w:rPr>
          <w:rFonts w:ascii="Courier New" w:hAnsi="Courier New" w:cs="Courier New"/>
          <w:i/>
          <w:iCs/>
          <w:color w:val="408080"/>
          <w:sz w:val="16"/>
          <w:szCs w:val="24"/>
        </w:rPr>
        <w:t>--shows only living pets associated with an OWNERID</w:t>
      </w:r>
    </w:p>
    <w:p w14:paraId="0E6A538F"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 xml:space="preserve">  </w:t>
      </w:r>
    </w:p>
    <w:p w14:paraId="20145D68"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r w:rsidRPr="004147F5">
        <w:rPr>
          <w:rFonts w:ascii="Courier New" w:hAnsi="Courier New" w:cs="Courier New"/>
          <w:sz w:val="16"/>
          <w:szCs w:val="24"/>
        </w:rPr>
        <w:t>lv_ownerid</w:t>
      </w:r>
      <w:proofErr w:type="spellEnd"/>
      <w:r w:rsidRPr="004147F5">
        <w:rPr>
          <w:rFonts w:ascii="Courier New" w:hAnsi="Courier New" w:cs="Courier New"/>
          <w:sz w:val="16"/>
          <w:szCs w:val="24"/>
        </w:rPr>
        <w:t xml:space="preserve"> </w:t>
      </w:r>
      <w:proofErr w:type="spellStart"/>
      <w:r w:rsidRPr="004147F5">
        <w:rPr>
          <w:rFonts w:ascii="Courier New" w:hAnsi="Courier New" w:cs="Courier New"/>
          <w:color w:val="008000"/>
          <w:sz w:val="16"/>
          <w:szCs w:val="24"/>
        </w:rPr>
        <w:t>int</w:t>
      </w:r>
      <w:proofErr w:type="spellEnd"/>
      <w:r w:rsidRPr="004147F5">
        <w:rPr>
          <w:rFonts w:ascii="Courier New" w:hAnsi="Courier New" w:cs="Courier New"/>
          <w:sz w:val="16"/>
          <w:szCs w:val="24"/>
        </w:rPr>
        <w:t>;</w:t>
      </w:r>
    </w:p>
    <w:p w14:paraId="48502B0F"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r w:rsidRPr="004147F5">
        <w:rPr>
          <w:rFonts w:ascii="Courier New" w:hAnsi="Courier New" w:cs="Courier New"/>
          <w:sz w:val="16"/>
          <w:szCs w:val="24"/>
        </w:rPr>
        <w:t>lv_sibling_name</w:t>
      </w:r>
      <w:proofErr w:type="spellEnd"/>
      <w:r w:rsidRPr="004147F5">
        <w:rPr>
          <w:rFonts w:ascii="Courier New" w:hAnsi="Courier New" w:cs="Courier New"/>
          <w:sz w:val="16"/>
          <w:szCs w:val="24"/>
        </w:rPr>
        <w:t xml:space="preserve"> </w:t>
      </w:r>
      <w:proofErr w:type="gramStart"/>
      <w:r w:rsidRPr="004147F5">
        <w:rPr>
          <w:rFonts w:ascii="Courier New" w:hAnsi="Courier New" w:cs="Courier New"/>
          <w:sz w:val="16"/>
          <w:szCs w:val="24"/>
        </w:rPr>
        <w:t>varchar2(</w:t>
      </w:r>
      <w:proofErr w:type="gramEnd"/>
      <w:r w:rsidRPr="004147F5">
        <w:rPr>
          <w:rFonts w:ascii="Courier New" w:hAnsi="Courier New" w:cs="Courier New"/>
          <w:color w:val="666666"/>
          <w:sz w:val="16"/>
          <w:szCs w:val="24"/>
        </w:rPr>
        <w:t>500</w:t>
      </w:r>
      <w:r w:rsidRPr="004147F5">
        <w:rPr>
          <w:rFonts w:ascii="Courier New" w:hAnsi="Courier New" w:cs="Courier New"/>
          <w:sz w:val="16"/>
          <w:szCs w:val="24"/>
        </w:rPr>
        <w:t>)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NULL</w:t>
      </w:r>
      <w:r w:rsidRPr="004147F5">
        <w:rPr>
          <w:rFonts w:ascii="Courier New" w:hAnsi="Courier New" w:cs="Courier New"/>
          <w:sz w:val="16"/>
          <w:szCs w:val="24"/>
        </w:rPr>
        <w:t>;</w:t>
      </w:r>
    </w:p>
    <w:p w14:paraId="4690B4D7"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r w:rsidRPr="004147F5">
        <w:rPr>
          <w:rFonts w:ascii="Courier New" w:hAnsi="Courier New" w:cs="Courier New"/>
          <w:sz w:val="16"/>
          <w:szCs w:val="24"/>
        </w:rPr>
        <w:t>lv_isalive</w:t>
      </w:r>
      <w:proofErr w:type="spellEnd"/>
      <w:r w:rsidRPr="004147F5">
        <w:rPr>
          <w:rFonts w:ascii="Courier New" w:hAnsi="Courier New" w:cs="Courier New"/>
          <w:sz w:val="16"/>
          <w:szCs w:val="24"/>
        </w:rPr>
        <w:t xml:space="preserve"> PET.IS_LIVING</w:t>
      </w:r>
      <w:r w:rsidRPr="004147F5">
        <w:rPr>
          <w:rFonts w:ascii="Courier New" w:hAnsi="Courier New" w:cs="Courier New"/>
          <w:color w:val="666666"/>
          <w:sz w:val="16"/>
          <w:szCs w:val="24"/>
        </w:rPr>
        <w:t>%</w:t>
      </w:r>
      <w:r w:rsidRPr="004147F5">
        <w:rPr>
          <w:rFonts w:ascii="Courier New" w:hAnsi="Courier New" w:cs="Courier New"/>
          <w:b/>
          <w:bCs/>
          <w:color w:val="008000"/>
          <w:sz w:val="16"/>
          <w:szCs w:val="24"/>
        </w:rPr>
        <w:t>TYPE</w:t>
      </w:r>
      <w:r w:rsidRPr="004147F5">
        <w:rPr>
          <w:rFonts w:ascii="Courier New" w:hAnsi="Courier New" w:cs="Courier New"/>
          <w:sz w:val="16"/>
          <w:szCs w:val="24"/>
        </w:rPr>
        <w:t>;</w:t>
      </w:r>
    </w:p>
    <w:p w14:paraId="38768681"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i/>
          <w:iCs/>
          <w:color w:val="408080"/>
          <w:sz w:val="16"/>
          <w:szCs w:val="24"/>
        </w:rPr>
      </w:pPr>
      <w:r w:rsidRPr="004147F5">
        <w:rPr>
          <w:rFonts w:ascii="Courier New" w:hAnsi="Courier New" w:cs="Courier New"/>
          <w:sz w:val="16"/>
          <w:szCs w:val="24"/>
        </w:rPr>
        <w:t xml:space="preserve">  </w:t>
      </w:r>
      <w:r w:rsidRPr="004147F5">
        <w:rPr>
          <w:rFonts w:ascii="Courier New" w:hAnsi="Courier New" w:cs="Courier New"/>
          <w:sz w:val="16"/>
          <w:szCs w:val="24"/>
        </w:rPr>
        <w:tab/>
      </w:r>
      <w:proofErr w:type="spellStart"/>
      <w:proofErr w:type="gramStart"/>
      <w:r w:rsidRPr="004147F5">
        <w:rPr>
          <w:rFonts w:ascii="Courier New" w:hAnsi="Courier New" w:cs="Courier New"/>
          <w:sz w:val="16"/>
          <w:szCs w:val="24"/>
        </w:rPr>
        <w:t>lv_loop</w:t>
      </w:r>
      <w:proofErr w:type="spellEnd"/>
      <w:proofErr w:type="gramEnd"/>
      <w:r w:rsidRPr="004147F5">
        <w:rPr>
          <w:rFonts w:ascii="Courier New" w:hAnsi="Courier New" w:cs="Courier New"/>
          <w:sz w:val="16"/>
          <w:szCs w:val="24"/>
        </w:rPr>
        <w:t xml:space="preserve"> </w:t>
      </w:r>
      <w:proofErr w:type="spellStart"/>
      <w:r w:rsidRPr="004147F5">
        <w:rPr>
          <w:rFonts w:ascii="Courier New" w:hAnsi="Courier New" w:cs="Courier New"/>
          <w:color w:val="008000"/>
          <w:sz w:val="16"/>
          <w:szCs w:val="24"/>
        </w:rPr>
        <w:t>int</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=0</w:t>
      </w:r>
      <w:r w:rsidRPr="004147F5">
        <w:rPr>
          <w:rFonts w:ascii="Courier New" w:hAnsi="Courier New" w:cs="Courier New"/>
          <w:sz w:val="16"/>
          <w:szCs w:val="24"/>
        </w:rPr>
        <w:t xml:space="preserve">; </w:t>
      </w:r>
      <w:r w:rsidRPr="004147F5">
        <w:rPr>
          <w:rFonts w:ascii="Courier New" w:hAnsi="Courier New" w:cs="Courier New"/>
          <w:i/>
          <w:iCs/>
          <w:color w:val="408080"/>
          <w:sz w:val="16"/>
          <w:szCs w:val="24"/>
        </w:rPr>
        <w:t>--we will use this for formatting text, because we are not trashy!</w:t>
      </w:r>
    </w:p>
    <w:p w14:paraId="3612DA01"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 xml:space="preserve">  </w:t>
      </w:r>
    </w:p>
    <w:p w14:paraId="0C423BB9"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p>
    <w:p w14:paraId="63F9D623"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CURSOR</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cur_siblings</w:t>
      </w:r>
      <w:proofErr w:type="spellEnd"/>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IS</w:t>
      </w:r>
    </w:p>
    <w:p w14:paraId="0298E3D2"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SELECT</w:t>
      </w:r>
      <w:r w:rsidRPr="004147F5">
        <w:rPr>
          <w:rFonts w:ascii="Courier New" w:hAnsi="Courier New" w:cs="Courier New"/>
          <w:sz w:val="16"/>
          <w:szCs w:val="24"/>
        </w:rPr>
        <w:t xml:space="preserve"> PET_FIRST_NAME </w:t>
      </w:r>
    </w:p>
    <w:p w14:paraId="3E68A05E"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FROM</w:t>
      </w:r>
      <w:r w:rsidRPr="004147F5">
        <w:rPr>
          <w:rFonts w:ascii="Courier New" w:hAnsi="Courier New" w:cs="Courier New"/>
          <w:sz w:val="16"/>
          <w:szCs w:val="24"/>
        </w:rPr>
        <w:t xml:space="preserve"> PET</w:t>
      </w:r>
    </w:p>
    <w:p w14:paraId="4EDD0F04"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i/>
          <w:iCs/>
          <w:color w:val="408080"/>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WHERE</w:t>
      </w:r>
      <w:r w:rsidRPr="004147F5">
        <w:rPr>
          <w:rFonts w:ascii="Courier New" w:hAnsi="Courier New" w:cs="Courier New"/>
          <w:sz w:val="16"/>
          <w:szCs w:val="24"/>
        </w:rPr>
        <w:t xml:space="preserve"> IS_LIVING </w:t>
      </w:r>
      <w:r w:rsidRPr="004147F5">
        <w:rPr>
          <w:rFonts w:ascii="Courier New" w:hAnsi="Courier New" w:cs="Courier New"/>
          <w:b/>
          <w:bCs/>
          <w:color w:val="008000"/>
          <w:sz w:val="16"/>
          <w:szCs w:val="24"/>
        </w:rPr>
        <w:t>IN</w:t>
      </w:r>
      <w:r w:rsidRPr="004147F5">
        <w:rPr>
          <w:rFonts w:ascii="Courier New" w:hAnsi="Courier New" w:cs="Courier New"/>
          <w:sz w:val="16"/>
          <w:szCs w:val="24"/>
        </w:rPr>
        <w:t xml:space="preserve"> (</w:t>
      </w:r>
      <w:r w:rsidRPr="004147F5">
        <w:rPr>
          <w:rFonts w:ascii="Courier New" w:hAnsi="Courier New" w:cs="Courier New"/>
          <w:color w:val="BA2121"/>
          <w:sz w:val="16"/>
          <w:szCs w:val="24"/>
        </w:rPr>
        <w:t>'y'</w:t>
      </w:r>
      <w:r w:rsidRPr="004147F5">
        <w:rPr>
          <w:rFonts w:ascii="Courier New" w:hAnsi="Courier New" w:cs="Courier New"/>
          <w:sz w:val="16"/>
          <w:szCs w:val="24"/>
        </w:rPr>
        <w:t xml:space="preserve">, </w:t>
      </w:r>
      <w:r w:rsidRPr="004147F5">
        <w:rPr>
          <w:rFonts w:ascii="Courier New" w:hAnsi="Courier New" w:cs="Courier New"/>
          <w:color w:val="BA2121"/>
          <w:sz w:val="16"/>
          <w:szCs w:val="24"/>
        </w:rPr>
        <w:t>'Y'</w:t>
      </w:r>
      <w:r w:rsidRPr="004147F5">
        <w:rPr>
          <w:rFonts w:ascii="Courier New" w:hAnsi="Courier New" w:cs="Courier New"/>
          <w:sz w:val="16"/>
          <w:szCs w:val="24"/>
        </w:rPr>
        <w:t xml:space="preserve">, </w:t>
      </w:r>
      <w:r w:rsidRPr="004147F5">
        <w:rPr>
          <w:rFonts w:ascii="Courier New" w:hAnsi="Courier New" w:cs="Courier New"/>
          <w:color w:val="BA2121"/>
          <w:sz w:val="16"/>
          <w:szCs w:val="24"/>
        </w:rPr>
        <w:t>'1'</w:t>
      </w:r>
      <w:r w:rsidRPr="004147F5">
        <w:rPr>
          <w:rFonts w:ascii="Courier New" w:hAnsi="Courier New" w:cs="Courier New"/>
          <w:sz w:val="16"/>
          <w:szCs w:val="24"/>
        </w:rPr>
        <w:t xml:space="preserve">) </w:t>
      </w:r>
      <w:r w:rsidRPr="004147F5">
        <w:rPr>
          <w:rFonts w:ascii="Courier New" w:hAnsi="Courier New" w:cs="Courier New"/>
          <w:i/>
          <w:iCs/>
          <w:color w:val="408080"/>
          <w:sz w:val="16"/>
          <w:szCs w:val="24"/>
        </w:rPr>
        <w:t xml:space="preserve">--get </w:t>
      </w:r>
      <w:proofErr w:type="gramStart"/>
      <w:r w:rsidRPr="004147F5">
        <w:rPr>
          <w:rFonts w:ascii="Courier New" w:hAnsi="Courier New" w:cs="Courier New"/>
          <w:i/>
          <w:iCs/>
          <w:color w:val="408080"/>
          <w:sz w:val="16"/>
          <w:szCs w:val="24"/>
        </w:rPr>
        <w:t>living  related</w:t>
      </w:r>
      <w:proofErr w:type="gramEnd"/>
      <w:r w:rsidRPr="004147F5">
        <w:rPr>
          <w:rFonts w:ascii="Courier New" w:hAnsi="Courier New" w:cs="Courier New"/>
          <w:i/>
          <w:iCs/>
          <w:color w:val="408080"/>
          <w:sz w:val="16"/>
          <w:szCs w:val="24"/>
        </w:rPr>
        <w:t xml:space="preserve"> to pets</w:t>
      </w:r>
    </w:p>
    <w:p w14:paraId="1195E745"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i/>
          <w:iCs/>
          <w:color w:val="408080"/>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AND</w:t>
      </w:r>
      <w:r w:rsidRPr="004147F5">
        <w:rPr>
          <w:rFonts w:ascii="Courier New" w:hAnsi="Courier New" w:cs="Courier New"/>
          <w:sz w:val="16"/>
          <w:szCs w:val="24"/>
        </w:rPr>
        <w:t xml:space="preserve"> PETID </w:t>
      </w:r>
      <w:r w:rsidRPr="004147F5">
        <w:rPr>
          <w:rFonts w:ascii="Courier New" w:hAnsi="Courier New" w:cs="Courier New"/>
          <w:color w:val="666666"/>
          <w:sz w:val="16"/>
          <w:szCs w:val="24"/>
        </w:rPr>
        <w:t>&lt;&gt;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f_petid</w:t>
      </w:r>
      <w:proofErr w:type="spellEnd"/>
      <w:r w:rsidRPr="004147F5">
        <w:rPr>
          <w:rFonts w:ascii="Courier New" w:hAnsi="Courier New" w:cs="Courier New"/>
          <w:sz w:val="16"/>
          <w:szCs w:val="24"/>
        </w:rPr>
        <w:t xml:space="preserve"> </w:t>
      </w:r>
      <w:r w:rsidRPr="004147F5">
        <w:rPr>
          <w:rFonts w:ascii="Courier New" w:hAnsi="Courier New" w:cs="Courier New"/>
          <w:i/>
          <w:iCs/>
          <w:color w:val="408080"/>
          <w:sz w:val="16"/>
          <w:szCs w:val="24"/>
        </w:rPr>
        <w:t xml:space="preserve">--but not the same pet </w:t>
      </w:r>
    </w:p>
    <w:p w14:paraId="3ED5FB3D"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i/>
          <w:iCs/>
          <w:color w:val="408080"/>
          <w:sz w:val="16"/>
          <w:szCs w:val="24"/>
        </w:rPr>
      </w:pP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AND</w:t>
      </w:r>
      <w:r w:rsidRPr="004147F5">
        <w:rPr>
          <w:rFonts w:ascii="Courier New" w:hAnsi="Courier New" w:cs="Courier New"/>
          <w:sz w:val="16"/>
          <w:szCs w:val="24"/>
        </w:rPr>
        <w:t xml:space="preserve"> OWNERID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lv_ownerid</w:t>
      </w:r>
      <w:proofErr w:type="spellEnd"/>
      <w:r w:rsidRPr="004147F5">
        <w:rPr>
          <w:rFonts w:ascii="Courier New" w:hAnsi="Courier New" w:cs="Courier New"/>
          <w:sz w:val="16"/>
          <w:szCs w:val="24"/>
        </w:rPr>
        <w:t>;</w:t>
      </w:r>
      <w:r w:rsidRPr="004147F5">
        <w:rPr>
          <w:rFonts w:ascii="Courier New" w:hAnsi="Courier New" w:cs="Courier New"/>
          <w:sz w:val="16"/>
          <w:szCs w:val="24"/>
        </w:rPr>
        <w:tab/>
      </w:r>
      <w:r w:rsidRPr="004147F5">
        <w:rPr>
          <w:rFonts w:ascii="Courier New" w:hAnsi="Courier New" w:cs="Courier New"/>
          <w:i/>
          <w:iCs/>
          <w:color w:val="408080"/>
          <w:sz w:val="16"/>
          <w:szCs w:val="24"/>
        </w:rPr>
        <w:t>--get the Owner of the pets</w:t>
      </w:r>
    </w:p>
    <w:p w14:paraId="32141D57"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p>
    <w:p w14:paraId="48B665B3"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b/>
          <w:bCs/>
          <w:color w:val="008000"/>
          <w:sz w:val="16"/>
          <w:szCs w:val="24"/>
        </w:rPr>
        <w:t>BEGIN</w:t>
      </w:r>
    </w:p>
    <w:p w14:paraId="18686EBA"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w:t>
      </w:r>
      <w:proofErr w:type="gramStart"/>
      <w:r w:rsidRPr="004147F5">
        <w:rPr>
          <w:rFonts w:ascii="Courier New" w:hAnsi="Courier New" w:cs="Courier New"/>
          <w:sz w:val="16"/>
          <w:szCs w:val="24"/>
        </w:rPr>
        <w:t>loop</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666666"/>
          <w:sz w:val="16"/>
          <w:szCs w:val="24"/>
        </w:rPr>
        <w:t>0</w:t>
      </w:r>
      <w:r w:rsidRPr="004147F5">
        <w:rPr>
          <w:rFonts w:ascii="Courier New" w:hAnsi="Courier New" w:cs="Courier New"/>
          <w:sz w:val="16"/>
          <w:szCs w:val="24"/>
        </w:rPr>
        <w:t>;</w:t>
      </w:r>
    </w:p>
    <w:p w14:paraId="796CA238"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 xml:space="preserve">  DBMS_OUTPUT.PUT_</w:t>
      </w:r>
      <w:proofErr w:type="gramStart"/>
      <w:r w:rsidRPr="004147F5">
        <w:rPr>
          <w:rFonts w:ascii="Courier New" w:hAnsi="Courier New" w:cs="Courier New"/>
          <w:sz w:val="16"/>
          <w:szCs w:val="24"/>
        </w:rPr>
        <w:t>LINE(</w:t>
      </w:r>
      <w:proofErr w:type="spellStart"/>
      <w:proofErr w:type="gramEnd"/>
      <w:r w:rsidRPr="004147F5">
        <w:rPr>
          <w:rFonts w:ascii="Courier New" w:hAnsi="Courier New" w:cs="Courier New"/>
          <w:sz w:val="16"/>
          <w:szCs w:val="24"/>
        </w:rPr>
        <w:t>lv_loop</w:t>
      </w:r>
      <w:proofErr w:type="spellEnd"/>
      <w:r w:rsidRPr="004147F5">
        <w:rPr>
          <w:rFonts w:ascii="Courier New" w:hAnsi="Courier New" w:cs="Courier New"/>
          <w:sz w:val="16"/>
          <w:szCs w:val="24"/>
        </w:rPr>
        <w:t>);</w:t>
      </w:r>
    </w:p>
    <w:p w14:paraId="57983794"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 xml:space="preserve">  </w:t>
      </w:r>
    </w:p>
    <w:p w14:paraId="0598FEB6"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SELECT</w:t>
      </w:r>
      <w:r w:rsidRPr="004147F5">
        <w:rPr>
          <w:rFonts w:ascii="Courier New" w:hAnsi="Courier New" w:cs="Courier New"/>
          <w:sz w:val="16"/>
          <w:szCs w:val="24"/>
        </w:rPr>
        <w:t xml:space="preserve"> OWNERID</w:t>
      </w:r>
    </w:p>
    <w:p w14:paraId="59704CB4"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INTO</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lv_ownerid</w:t>
      </w:r>
      <w:proofErr w:type="spellEnd"/>
      <w:r w:rsidRPr="004147F5">
        <w:rPr>
          <w:rFonts w:ascii="Courier New" w:hAnsi="Courier New" w:cs="Courier New"/>
          <w:sz w:val="16"/>
          <w:szCs w:val="24"/>
        </w:rPr>
        <w:t xml:space="preserve"> </w:t>
      </w:r>
    </w:p>
    <w:p w14:paraId="443B8542"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FROM</w:t>
      </w:r>
      <w:r w:rsidRPr="004147F5">
        <w:rPr>
          <w:rFonts w:ascii="Courier New" w:hAnsi="Courier New" w:cs="Courier New"/>
          <w:sz w:val="16"/>
          <w:szCs w:val="24"/>
        </w:rPr>
        <w:t xml:space="preserve"> PET</w:t>
      </w:r>
    </w:p>
    <w:p w14:paraId="3A741616"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WHERE</w:t>
      </w:r>
      <w:r w:rsidRPr="004147F5">
        <w:rPr>
          <w:rFonts w:ascii="Courier New" w:hAnsi="Courier New" w:cs="Courier New"/>
          <w:sz w:val="16"/>
          <w:szCs w:val="24"/>
        </w:rPr>
        <w:t xml:space="preserve"> PETID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f_petid</w:t>
      </w:r>
      <w:proofErr w:type="spellEnd"/>
      <w:r w:rsidRPr="004147F5">
        <w:rPr>
          <w:rFonts w:ascii="Courier New" w:hAnsi="Courier New" w:cs="Courier New"/>
          <w:sz w:val="16"/>
          <w:szCs w:val="24"/>
        </w:rPr>
        <w:t>;</w:t>
      </w:r>
    </w:p>
    <w:p w14:paraId="12800D0E"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p>
    <w:p w14:paraId="55819B5D"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FOR</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rec_sibling</w:t>
      </w:r>
      <w:proofErr w:type="spellEnd"/>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IN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cur_siblings</w:t>
      </w:r>
      <w:proofErr w:type="spellEnd"/>
      <w:r w:rsidRPr="004147F5">
        <w:rPr>
          <w:rFonts w:ascii="Courier New" w:hAnsi="Courier New" w:cs="Courier New"/>
          <w:sz w:val="16"/>
          <w:szCs w:val="24"/>
        </w:rPr>
        <w:t xml:space="preserve"> LOOP</w:t>
      </w:r>
    </w:p>
    <w:p w14:paraId="68323159"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 xml:space="preserve"> </w:t>
      </w:r>
    </w:p>
    <w:p w14:paraId="689C191E"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i/>
          <w:iCs/>
          <w:color w:val="408080"/>
          <w:sz w:val="16"/>
          <w:szCs w:val="24"/>
        </w:rPr>
      </w:pP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CASE</w:t>
      </w:r>
      <w:r w:rsidRPr="004147F5">
        <w:rPr>
          <w:rFonts w:ascii="Courier New" w:hAnsi="Courier New" w:cs="Courier New"/>
          <w:sz w:val="16"/>
          <w:szCs w:val="24"/>
        </w:rPr>
        <w:t xml:space="preserve"> </w:t>
      </w:r>
      <w:r w:rsidRPr="004147F5">
        <w:rPr>
          <w:rFonts w:ascii="Courier New" w:hAnsi="Courier New" w:cs="Courier New"/>
          <w:i/>
          <w:iCs/>
          <w:color w:val="408080"/>
          <w:sz w:val="16"/>
          <w:szCs w:val="24"/>
        </w:rPr>
        <w:t xml:space="preserve">--while there </w:t>
      </w:r>
      <w:proofErr w:type="gramStart"/>
      <w:r w:rsidRPr="004147F5">
        <w:rPr>
          <w:rFonts w:ascii="Courier New" w:hAnsi="Courier New" w:cs="Courier New"/>
          <w:i/>
          <w:iCs/>
          <w:color w:val="408080"/>
          <w:sz w:val="16"/>
          <w:szCs w:val="24"/>
        </w:rPr>
        <w:t>is</w:t>
      </w:r>
      <w:proofErr w:type="gramEnd"/>
      <w:r w:rsidRPr="004147F5">
        <w:rPr>
          <w:rFonts w:ascii="Courier New" w:hAnsi="Courier New" w:cs="Courier New"/>
          <w:i/>
          <w:iCs/>
          <w:color w:val="408080"/>
          <w:sz w:val="16"/>
          <w:szCs w:val="24"/>
        </w:rPr>
        <w:t xml:space="preserve"> more pet names format the text and add it to the variable</w:t>
      </w:r>
    </w:p>
    <w:p w14:paraId="477C826B"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WHEN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rec_sibling.PET_FIRST_NAME</w:t>
      </w:r>
      <w:proofErr w:type="spellEnd"/>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IS</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NOT</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NULL</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AND</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lv_loop</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&gt;=</w:t>
      </w:r>
      <w:r w:rsidRPr="004147F5">
        <w:rPr>
          <w:rFonts w:ascii="Courier New" w:hAnsi="Courier New" w:cs="Courier New"/>
          <w:sz w:val="16"/>
          <w:szCs w:val="24"/>
        </w:rPr>
        <w:t xml:space="preserve"> </w:t>
      </w:r>
      <w:r w:rsidRPr="004147F5">
        <w:rPr>
          <w:rFonts w:ascii="Courier New" w:hAnsi="Courier New" w:cs="Courier New"/>
          <w:color w:val="666666"/>
          <w:sz w:val="16"/>
          <w:szCs w:val="24"/>
        </w:rPr>
        <w:t>0</w:t>
      </w:r>
    </w:p>
    <w:p w14:paraId="0EA419A4"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THEN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lv_sibling_</w:t>
      </w:r>
      <w:proofErr w:type="gramStart"/>
      <w:r w:rsidRPr="004147F5">
        <w:rPr>
          <w:rFonts w:ascii="Courier New" w:hAnsi="Courier New" w:cs="Courier New"/>
          <w:sz w:val="16"/>
          <w:szCs w:val="24"/>
        </w:rPr>
        <w:t>name</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lv_sibling_name</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rec_sibling.PET_FIRST_NAME</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color w:val="BA2121"/>
          <w:sz w:val="16"/>
          <w:szCs w:val="24"/>
        </w:rPr>
        <w:t>', '</w:t>
      </w:r>
      <w:r w:rsidRPr="004147F5">
        <w:rPr>
          <w:rFonts w:ascii="Courier New" w:hAnsi="Courier New" w:cs="Courier New"/>
          <w:sz w:val="16"/>
          <w:szCs w:val="24"/>
        </w:rPr>
        <w:t xml:space="preserve"> ; </w:t>
      </w:r>
    </w:p>
    <w:p w14:paraId="48786917"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ELSE</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lv_sibling_</w:t>
      </w:r>
      <w:proofErr w:type="gramStart"/>
      <w:r w:rsidRPr="004147F5">
        <w:rPr>
          <w:rFonts w:ascii="Courier New" w:hAnsi="Courier New" w:cs="Courier New"/>
          <w:sz w:val="16"/>
          <w:szCs w:val="24"/>
        </w:rPr>
        <w:t>name</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lv_sibling_name</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color w:val="BA2121"/>
          <w:sz w:val="16"/>
          <w:szCs w:val="24"/>
        </w:rPr>
        <w:t>'. '</w:t>
      </w:r>
      <w:r w:rsidRPr="004147F5">
        <w:rPr>
          <w:rFonts w:ascii="Courier New" w:hAnsi="Courier New" w:cs="Courier New"/>
          <w:sz w:val="16"/>
          <w:szCs w:val="24"/>
        </w:rPr>
        <w:t>;</w:t>
      </w:r>
    </w:p>
    <w:p w14:paraId="4E648041"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END</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CASE</w:t>
      </w:r>
      <w:r w:rsidRPr="004147F5">
        <w:rPr>
          <w:rFonts w:ascii="Courier New" w:hAnsi="Courier New" w:cs="Courier New"/>
          <w:sz w:val="16"/>
          <w:szCs w:val="24"/>
        </w:rPr>
        <w:t>;</w:t>
      </w:r>
    </w:p>
    <w:p w14:paraId="009922D8"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lv_loop</w:t>
      </w:r>
      <w:proofErr w:type="spellEnd"/>
      <w:r w:rsidRPr="004147F5">
        <w:rPr>
          <w:rFonts w:ascii="Courier New" w:hAnsi="Courier New" w:cs="Courier New"/>
          <w:sz w:val="16"/>
          <w:szCs w:val="24"/>
        </w:rPr>
        <w:t>:</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lv_loop</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666666"/>
          <w:sz w:val="16"/>
          <w:szCs w:val="24"/>
        </w:rPr>
        <w:t>1</w:t>
      </w:r>
      <w:r w:rsidRPr="004147F5">
        <w:rPr>
          <w:rFonts w:ascii="Courier New" w:hAnsi="Courier New" w:cs="Courier New"/>
          <w:sz w:val="16"/>
          <w:szCs w:val="24"/>
        </w:rPr>
        <w:t>;</w:t>
      </w:r>
    </w:p>
    <w:p w14:paraId="0DDA7B29"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END</w:t>
      </w:r>
      <w:r w:rsidRPr="004147F5">
        <w:rPr>
          <w:rFonts w:ascii="Courier New" w:hAnsi="Courier New" w:cs="Courier New"/>
          <w:sz w:val="16"/>
          <w:szCs w:val="24"/>
        </w:rPr>
        <w:t xml:space="preserve"> LOOP;</w:t>
      </w:r>
    </w:p>
    <w:p w14:paraId="11B37A56"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RETURN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lv_sibling_name</w:t>
      </w:r>
      <w:proofErr w:type="spellEnd"/>
      <w:r w:rsidRPr="004147F5">
        <w:rPr>
          <w:rFonts w:ascii="Courier New" w:hAnsi="Courier New" w:cs="Courier New"/>
          <w:sz w:val="16"/>
          <w:szCs w:val="24"/>
        </w:rPr>
        <w:t>;</w:t>
      </w:r>
    </w:p>
    <w:p w14:paraId="2D68FB30" w14:textId="77777777" w:rsidR="007F02AA" w:rsidRPr="004147F5" w:rsidRDefault="007F02AA" w:rsidP="007F02AA">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b/>
          <w:bCs/>
          <w:color w:val="008000"/>
          <w:sz w:val="16"/>
          <w:szCs w:val="24"/>
        </w:rPr>
        <w:t>END</w:t>
      </w:r>
      <w:r w:rsidRPr="004147F5">
        <w:rPr>
          <w:rFonts w:ascii="Courier New" w:hAnsi="Courier New" w:cs="Courier New"/>
          <w:sz w:val="16"/>
          <w:szCs w:val="24"/>
        </w:rPr>
        <w:t>;</w:t>
      </w:r>
    </w:p>
    <w:p w14:paraId="09FEDAC7" w14:textId="2742572F" w:rsidR="007F02AA" w:rsidRDefault="007F02AA" w:rsidP="007F02AA">
      <w:pPr>
        <w:jc w:val="center"/>
      </w:pPr>
      <w:r>
        <w:t>Code Insert 02</w:t>
      </w:r>
    </w:p>
    <w:p w14:paraId="430A4920" w14:textId="40144672" w:rsidR="00206320" w:rsidRPr="00273E78" w:rsidRDefault="00206320" w:rsidP="00273E78">
      <w:r>
        <w:lastRenderedPageBreak/>
        <w:t>This function was then used inside a Materialized View along with all other relevant data needed to check in a patient.</w:t>
      </w:r>
      <w:r w:rsidR="00F21BB7">
        <w:t xml:space="preserve"> When an owner comes in with their pets, the pets are usually either ill or anxious; thus, a</w:t>
      </w:r>
      <w:commentRangeStart w:id="51"/>
      <w:r w:rsidR="00F21BB7">
        <w:t>nything to make the check in practice will be appreciated from a customer stand point</w:t>
      </w:r>
      <w:commentRangeEnd w:id="51"/>
      <w:r w:rsidR="00514A7F">
        <w:rPr>
          <w:rStyle w:val="CommentReference"/>
        </w:rPr>
        <w:commentReference w:id="51"/>
      </w:r>
      <w:r w:rsidR="00F21BB7">
        <w:t xml:space="preserve">. </w:t>
      </w:r>
      <w:r w:rsidR="007F02AA">
        <w:t>To assist with this business, need a Materialized View was chosen instead of an ad-hoc query or a traditional View.</w:t>
      </w:r>
      <w:r w:rsidR="00F21BB7">
        <w:t xml:space="preserve"> </w:t>
      </w:r>
      <w:r w:rsidR="007F02AA">
        <w:t xml:space="preserve"> To further speed up the process of patient check-in</w:t>
      </w:r>
      <w:ins w:id="52" w:author="Hicks, James K." w:date="2018-07-15T11:42:00Z">
        <w:r w:rsidR="00514A7F">
          <w:t>,</w:t>
        </w:r>
      </w:ins>
      <w:r w:rsidR="007F02AA">
        <w:t xml:space="preserve"> non-unique indexes were built on the attributes </w:t>
      </w:r>
      <w:del w:id="53" w:author="Hicks, James K." w:date="2018-07-15T11:43:00Z">
        <w:r w:rsidR="007F02AA" w:rsidDel="00514A7F">
          <w:delText xml:space="preserve">for </w:delText>
        </w:r>
      </w:del>
      <w:ins w:id="54" w:author="Hicks, James K." w:date="2018-07-15T11:43:00Z">
        <w:r w:rsidR="00514A7F">
          <w:t>of</w:t>
        </w:r>
        <w:r w:rsidR="00514A7F">
          <w:t xml:space="preserve"> </w:t>
        </w:r>
      </w:ins>
      <w:r w:rsidR="007F02AA">
        <w:t>the pet’s first name and the owner’s last name; these are the columns most likely to be used to search for an incoming patient. The</w:t>
      </w:r>
      <w:r>
        <w:t xml:space="preserve"> </w:t>
      </w:r>
      <w:r w:rsidR="00F21BB7">
        <w:t>Materialized View refreshes only once a</w:t>
      </w:r>
      <w:r w:rsidR="00630462">
        <w:t>n hour</w:t>
      </w:r>
      <w:r w:rsidR="00F21BB7">
        <w:t xml:space="preserve">, as it is highly unlikely that a customer is going to have a dramatic change in data </w:t>
      </w:r>
      <w:r w:rsidR="00630462">
        <w:t>within an hour; and allows for reception to pull up the most accurate information as new customers come in for their appointments</w:t>
      </w:r>
      <w:r w:rsidR="007F02AA">
        <w:t xml:space="preserve"> [</w:t>
      </w:r>
      <w:commentRangeStart w:id="55"/>
      <w:r w:rsidR="007F02AA">
        <w:t>figure 20</w:t>
      </w:r>
      <w:commentRangeEnd w:id="55"/>
      <w:r w:rsidR="00514A7F">
        <w:rPr>
          <w:rStyle w:val="CommentReference"/>
        </w:rPr>
        <w:commentReference w:id="55"/>
      </w:r>
      <w:r w:rsidR="007F02AA">
        <w:t>]</w:t>
      </w:r>
      <w:r w:rsidR="00630462">
        <w:t xml:space="preserve">. </w:t>
      </w:r>
      <w:r w:rsidR="007F02AA">
        <w:t xml:space="preserve"> </w:t>
      </w:r>
    </w:p>
    <w:p w14:paraId="24F6510B" w14:textId="77777777" w:rsidR="007F02AA" w:rsidRDefault="007F02AA" w:rsidP="007F02AA">
      <w:pPr>
        <w:keepNext/>
        <w:jc w:val="center"/>
      </w:pPr>
      <w:r>
        <w:rPr>
          <w:noProof/>
        </w:rPr>
        <w:drawing>
          <wp:inline distT="0" distB="0" distL="0" distR="0" wp14:anchorId="5F1F5743" wp14:editId="782D2782">
            <wp:extent cx="3842418" cy="2474994"/>
            <wp:effectExtent l="0" t="0" r="5715" b="1905"/>
            <wp:docPr id="23" name="Picture 23">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a:hlinkClick r:id="rId45"/>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53376" cy="2482052"/>
                    </a:xfrm>
                    <a:prstGeom prst="rect">
                      <a:avLst/>
                    </a:prstGeom>
                    <a:noFill/>
                    <a:ln>
                      <a:noFill/>
                    </a:ln>
                  </pic:spPr>
                </pic:pic>
              </a:graphicData>
            </a:graphic>
          </wp:inline>
        </w:drawing>
      </w:r>
    </w:p>
    <w:p w14:paraId="0B9E1497" w14:textId="18864366" w:rsidR="00670EA2" w:rsidRDefault="007F02AA" w:rsidP="007F02AA">
      <w:pPr>
        <w:pStyle w:val="Caption"/>
        <w:jc w:val="center"/>
        <w:rPr>
          <w:noProof/>
        </w:rP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20</w:t>
      </w:r>
      <w:r w:rsidR="00284E70">
        <w:rPr>
          <w:noProof/>
        </w:rPr>
        <w:fldChar w:fldCharType="end"/>
      </w:r>
    </w:p>
    <w:p w14:paraId="1B5CE2A5" w14:textId="07CB05D8" w:rsidR="00551CB5" w:rsidRPr="00551CB5" w:rsidRDefault="00551CB5" w:rsidP="00551CB5">
      <w:r>
        <w:t xml:space="preserve">The combination of this code along with the code </w:t>
      </w:r>
      <w:del w:id="56" w:author="Hicks, James K." w:date="2018-07-15T11:44:00Z">
        <w:r w:rsidDel="00514A7F">
          <w:delText>that satisfied</w:delText>
        </w:r>
      </w:del>
      <w:ins w:id="57" w:author="Hicks, James K." w:date="2018-07-15T11:44:00Z">
        <w:r w:rsidR="00514A7F">
          <w:t>for</w:t>
        </w:r>
      </w:ins>
      <w:r>
        <w:t xml:space="preserve"> </w:t>
      </w:r>
      <w:hyperlink w:anchor="_CRM-07_List_of" w:history="1">
        <w:r w:rsidRPr="00551CB5">
          <w:rPr>
            <w:rStyle w:val="Hyperlink"/>
          </w:rPr>
          <w:t>CRM-07</w:t>
        </w:r>
      </w:hyperlink>
      <w:r>
        <w:t xml:space="preserve"> satisfied the reporting requirement: REPORT-05 CRM regarding reception and pet check-in. </w:t>
      </w:r>
    </w:p>
    <w:p w14:paraId="3F897EDB" w14:textId="4BAE3A36" w:rsidR="00C50127" w:rsidRDefault="00BA008B" w:rsidP="007D1A88">
      <w:pPr>
        <w:pStyle w:val="Heading3"/>
        <w:contextualSpacing/>
      </w:pPr>
      <w:r>
        <w:t>CRM-06 Grief counselor needs to know types of pet owner prefers</w:t>
      </w:r>
    </w:p>
    <w:p w14:paraId="75FBFE48" w14:textId="507C2243" w:rsidR="007D1A88" w:rsidRDefault="007D1A88" w:rsidP="007D1A88">
      <w:pPr>
        <w:pStyle w:val="Heading3"/>
        <w:contextualSpacing/>
      </w:pPr>
      <w:r>
        <w:t>CRM-04 Deceased pets should be placed in a historical table.</w:t>
      </w:r>
    </w:p>
    <w:p w14:paraId="462AA32F" w14:textId="2BCD0DEC" w:rsidR="00BA008B" w:rsidRDefault="00BA008B" w:rsidP="00BA008B">
      <w:r>
        <w:t>This was accomplished by tweaking the logic of the function that gives us an owner’s list of living pets.  The modifications were:</w:t>
      </w:r>
    </w:p>
    <w:p w14:paraId="749BDA04" w14:textId="11FEA3F0" w:rsidR="00BA008B" w:rsidRDefault="00BA008B" w:rsidP="00BA008B">
      <w:pPr>
        <w:pStyle w:val="ListBullet"/>
        <w:tabs>
          <w:tab w:val="clear" w:pos="360"/>
          <w:tab w:val="num" w:pos="1080"/>
        </w:tabs>
        <w:ind w:left="1080"/>
      </w:pPr>
      <w:r>
        <w:t xml:space="preserve">Removed the filter for living pets only (grief counselor wants to know what types of pet the owner has had </w:t>
      </w:r>
      <w:del w:id="58" w:author="Hicks, James K." w:date="2018-07-15T11:45:00Z">
        <w:r w:rsidDel="00514A7F">
          <w:delText>so she may have needy pets the owner may like on hand for</w:delText>
        </w:r>
      </w:del>
      <w:ins w:id="59" w:author="Hicks, James K." w:date="2018-07-15T11:45:00Z">
        <w:r w:rsidR="00514A7F">
          <w:t xml:space="preserve">for the purpose of </w:t>
        </w:r>
      </w:ins>
      <w:r>
        <w:t xml:space="preserve"> adoption</w:t>
      </w:r>
      <w:ins w:id="60" w:author="Hicks, James K." w:date="2018-07-15T11:45:00Z">
        <w:r w:rsidR="00514A7F">
          <w:t xml:space="preserve"> suggestions if warranted</w:t>
        </w:r>
      </w:ins>
      <w:r>
        <w:t xml:space="preserve">). </w:t>
      </w:r>
    </w:p>
    <w:p w14:paraId="622FE6F8" w14:textId="3516DCCB" w:rsidR="00BA008B" w:rsidRDefault="00BA008B" w:rsidP="00BA008B">
      <w:pPr>
        <w:pStyle w:val="ListBullet"/>
        <w:tabs>
          <w:tab w:val="clear" w:pos="360"/>
          <w:tab w:val="num" w:pos="1080"/>
        </w:tabs>
        <w:ind w:left="1080"/>
      </w:pPr>
      <w:r>
        <w:t>Added a counter for each species.</w:t>
      </w:r>
    </w:p>
    <w:p w14:paraId="3D5F1C8B" w14:textId="49212A51" w:rsidR="00BA008B" w:rsidRDefault="00BA008B" w:rsidP="00BA008B">
      <w:pPr>
        <w:pStyle w:val="ListBullet"/>
        <w:tabs>
          <w:tab w:val="clear" w:pos="360"/>
          <w:tab w:val="num" w:pos="1080"/>
        </w:tabs>
        <w:ind w:left="1080"/>
      </w:pPr>
      <w:r>
        <w:t xml:space="preserve">Added attributes for </w:t>
      </w:r>
      <w:proofErr w:type="spellStart"/>
      <w:r>
        <w:t>SpeciesID</w:t>
      </w:r>
      <w:proofErr w:type="spellEnd"/>
      <w:r>
        <w:t xml:space="preserve"> and </w:t>
      </w:r>
      <w:proofErr w:type="spellStart"/>
      <w:r>
        <w:t>BreedID</w:t>
      </w:r>
      <w:proofErr w:type="spellEnd"/>
      <w:r>
        <w:t xml:space="preserve"> [code insert 3].</w:t>
      </w:r>
    </w:p>
    <w:p w14:paraId="186145B6" w14:textId="77777777" w:rsidR="00BA008B" w:rsidRDefault="00BA008B" w:rsidP="00BA008B">
      <w:pPr>
        <w:pStyle w:val="ListBullet"/>
        <w:numPr>
          <w:ilvl w:val="0"/>
          <w:numId w:val="0"/>
        </w:numPr>
        <w:ind w:left="360" w:hanging="360"/>
      </w:pPr>
    </w:p>
    <w:p w14:paraId="12F12CDB"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b/>
          <w:bCs/>
          <w:color w:val="008000"/>
          <w:sz w:val="16"/>
          <w:szCs w:val="24"/>
        </w:rPr>
        <w:t>CREATE</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OR</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REPLACE</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FUNCTION</w:t>
      </w:r>
      <w:r w:rsidRPr="004147F5">
        <w:rPr>
          <w:rFonts w:ascii="Courier New" w:hAnsi="Courier New" w:cs="Courier New"/>
          <w:sz w:val="16"/>
          <w:szCs w:val="24"/>
        </w:rPr>
        <w:t xml:space="preserve"> FUNC_ALL_OTHER_</w:t>
      </w:r>
      <w:proofErr w:type="gramStart"/>
      <w:r w:rsidRPr="004147F5">
        <w:rPr>
          <w:rFonts w:ascii="Courier New" w:hAnsi="Courier New" w:cs="Courier New"/>
          <w:sz w:val="16"/>
          <w:szCs w:val="24"/>
        </w:rPr>
        <w:t>PETS(</w:t>
      </w:r>
      <w:proofErr w:type="gramEnd"/>
    </w:p>
    <w:p w14:paraId="49527F63"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r w:rsidRPr="004147F5">
        <w:rPr>
          <w:rFonts w:ascii="Courier New" w:hAnsi="Courier New" w:cs="Courier New"/>
          <w:sz w:val="16"/>
          <w:szCs w:val="24"/>
        </w:rPr>
        <w:t>f_petid</w:t>
      </w:r>
      <w:proofErr w:type="spellEnd"/>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IN</w:t>
      </w:r>
      <w:r w:rsidRPr="004147F5">
        <w:rPr>
          <w:rFonts w:ascii="Courier New" w:hAnsi="Courier New" w:cs="Courier New"/>
          <w:sz w:val="16"/>
          <w:szCs w:val="24"/>
        </w:rPr>
        <w:t xml:space="preserve"> </w:t>
      </w:r>
      <w:proofErr w:type="spellStart"/>
      <w:r w:rsidRPr="004147F5">
        <w:rPr>
          <w:rFonts w:ascii="Courier New" w:hAnsi="Courier New" w:cs="Courier New"/>
          <w:color w:val="008000"/>
          <w:sz w:val="16"/>
          <w:szCs w:val="24"/>
        </w:rPr>
        <w:t>int</w:t>
      </w:r>
      <w:proofErr w:type="spellEnd"/>
      <w:r w:rsidRPr="004147F5">
        <w:rPr>
          <w:rFonts w:ascii="Courier New" w:hAnsi="Courier New" w:cs="Courier New"/>
          <w:sz w:val="16"/>
          <w:szCs w:val="24"/>
        </w:rPr>
        <w:t xml:space="preserve">)  </w:t>
      </w:r>
    </w:p>
    <w:p w14:paraId="7CEDCAC8"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b/>
          <w:bCs/>
          <w:color w:val="008000"/>
          <w:sz w:val="16"/>
          <w:szCs w:val="24"/>
        </w:rPr>
        <w:t>RETURN</w:t>
      </w:r>
      <w:r w:rsidRPr="004147F5">
        <w:rPr>
          <w:rFonts w:ascii="Courier New" w:hAnsi="Courier New" w:cs="Courier New"/>
          <w:sz w:val="16"/>
          <w:szCs w:val="24"/>
        </w:rPr>
        <w:t xml:space="preserve"> </w:t>
      </w:r>
      <w:proofErr w:type="spellStart"/>
      <w:r w:rsidRPr="004147F5">
        <w:rPr>
          <w:rFonts w:ascii="Courier New" w:hAnsi="Courier New" w:cs="Courier New"/>
          <w:b/>
          <w:bCs/>
          <w:color w:val="008000"/>
          <w:sz w:val="16"/>
          <w:szCs w:val="24"/>
        </w:rPr>
        <w:t>clob</w:t>
      </w:r>
      <w:proofErr w:type="spellEnd"/>
    </w:p>
    <w:p w14:paraId="49896858"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b/>
          <w:bCs/>
          <w:color w:val="008000"/>
          <w:sz w:val="16"/>
          <w:szCs w:val="24"/>
        </w:rPr>
        <w:t>AS</w:t>
      </w:r>
    </w:p>
    <w:p w14:paraId="3774E464"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p>
    <w:p w14:paraId="1A6AA3CD"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r w:rsidRPr="004147F5">
        <w:rPr>
          <w:rFonts w:ascii="Courier New" w:hAnsi="Courier New" w:cs="Courier New"/>
          <w:sz w:val="16"/>
          <w:szCs w:val="24"/>
        </w:rPr>
        <w:t>lv_ownerid</w:t>
      </w:r>
      <w:proofErr w:type="spellEnd"/>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OWNER</w:t>
      </w:r>
      <w:r w:rsidRPr="004147F5">
        <w:rPr>
          <w:rFonts w:ascii="Courier New" w:hAnsi="Courier New" w:cs="Courier New"/>
          <w:sz w:val="16"/>
          <w:szCs w:val="24"/>
        </w:rPr>
        <w:t>.OWNERID</w:t>
      </w:r>
      <w:r w:rsidRPr="004147F5">
        <w:rPr>
          <w:rFonts w:ascii="Courier New" w:hAnsi="Courier New" w:cs="Courier New"/>
          <w:color w:val="666666"/>
          <w:sz w:val="16"/>
          <w:szCs w:val="24"/>
        </w:rPr>
        <w:t>%</w:t>
      </w:r>
      <w:r w:rsidRPr="004147F5">
        <w:rPr>
          <w:rFonts w:ascii="Courier New" w:hAnsi="Courier New" w:cs="Courier New"/>
          <w:b/>
          <w:bCs/>
          <w:color w:val="008000"/>
          <w:sz w:val="16"/>
          <w:szCs w:val="24"/>
        </w:rPr>
        <w:t>TYPE</w:t>
      </w:r>
      <w:r w:rsidRPr="004147F5">
        <w:rPr>
          <w:rFonts w:ascii="Courier New" w:hAnsi="Courier New" w:cs="Courier New"/>
          <w:sz w:val="16"/>
          <w:szCs w:val="24"/>
        </w:rPr>
        <w:t xml:space="preserve">; </w:t>
      </w:r>
    </w:p>
    <w:p w14:paraId="081AB04A"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r w:rsidRPr="004147F5">
        <w:rPr>
          <w:rFonts w:ascii="Courier New" w:hAnsi="Courier New" w:cs="Courier New"/>
          <w:sz w:val="16"/>
          <w:szCs w:val="24"/>
        </w:rPr>
        <w:t>lv_sibling_name</w:t>
      </w:r>
      <w:proofErr w:type="spellEnd"/>
      <w:r w:rsidRPr="004147F5">
        <w:rPr>
          <w:rFonts w:ascii="Courier New" w:hAnsi="Courier New" w:cs="Courier New"/>
          <w:sz w:val="16"/>
          <w:szCs w:val="24"/>
        </w:rPr>
        <w:t xml:space="preserve"> </w:t>
      </w:r>
      <w:proofErr w:type="gramStart"/>
      <w:r w:rsidRPr="004147F5">
        <w:rPr>
          <w:rFonts w:ascii="Courier New" w:hAnsi="Courier New" w:cs="Courier New"/>
          <w:sz w:val="16"/>
          <w:szCs w:val="24"/>
        </w:rPr>
        <w:t>varchar2(</w:t>
      </w:r>
      <w:proofErr w:type="gramEnd"/>
      <w:r w:rsidRPr="004147F5">
        <w:rPr>
          <w:rFonts w:ascii="Courier New" w:hAnsi="Courier New" w:cs="Courier New"/>
          <w:color w:val="666666"/>
          <w:sz w:val="16"/>
          <w:szCs w:val="24"/>
        </w:rPr>
        <w:t>500</w:t>
      </w:r>
      <w:r w:rsidRPr="004147F5">
        <w:rPr>
          <w:rFonts w:ascii="Courier New" w:hAnsi="Courier New" w:cs="Courier New"/>
          <w:sz w:val="16"/>
          <w:szCs w:val="24"/>
        </w:rPr>
        <w:t>)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NULL</w:t>
      </w:r>
      <w:r w:rsidRPr="004147F5">
        <w:rPr>
          <w:rFonts w:ascii="Courier New" w:hAnsi="Courier New" w:cs="Courier New"/>
          <w:sz w:val="16"/>
          <w:szCs w:val="24"/>
        </w:rPr>
        <w:t>;</w:t>
      </w:r>
    </w:p>
    <w:p w14:paraId="02E9BEEF"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r w:rsidRPr="004147F5">
        <w:rPr>
          <w:rFonts w:ascii="Courier New" w:hAnsi="Courier New" w:cs="Courier New"/>
          <w:sz w:val="16"/>
          <w:szCs w:val="24"/>
        </w:rPr>
        <w:t>lv_sibling_species</w:t>
      </w:r>
      <w:proofErr w:type="spellEnd"/>
      <w:r w:rsidRPr="004147F5">
        <w:rPr>
          <w:rFonts w:ascii="Courier New" w:hAnsi="Courier New" w:cs="Courier New"/>
          <w:sz w:val="16"/>
          <w:szCs w:val="24"/>
        </w:rPr>
        <w:t xml:space="preserve"> </w:t>
      </w:r>
      <w:proofErr w:type="gramStart"/>
      <w:r w:rsidRPr="004147F5">
        <w:rPr>
          <w:rFonts w:ascii="Courier New" w:hAnsi="Courier New" w:cs="Courier New"/>
          <w:sz w:val="16"/>
          <w:szCs w:val="24"/>
        </w:rPr>
        <w:t>varchar2(</w:t>
      </w:r>
      <w:proofErr w:type="gramEnd"/>
      <w:r w:rsidRPr="004147F5">
        <w:rPr>
          <w:rFonts w:ascii="Courier New" w:hAnsi="Courier New" w:cs="Courier New"/>
          <w:color w:val="666666"/>
          <w:sz w:val="16"/>
          <w:szCs w:val="24"/>
        </w:rPr>
        <w:t>500</w:t>
      </w:r>
      <w:r w:rsidRPr="004147F5">
        <w:rPr>
          <w:rFonts w:ascii="Courier New" w:hAnsi="Courier New" w:cs="Courier New"/>
          <w:sz w:val="16"/>
          <w:szCs w:val="24"/>
        </w:rPr>
        <w:t>) :</w:t>
      </w:r>
      <w:r w:rsidRPr="004147F5">
        <w:rPr>
          <w:rFonts w:ascii="Courier New" w:hAnsi="Courier New" w:cs="Courier New"/>
          <w:color w:val="666666"/>
          <w:sz w:val="16"/>
          <w:szCs w:val="24"/>
        </w:rPr>
        <w:t>=</w:t>
      </w:r>
      <w:r w:rsidRPr="004147F5">
        <w:rPr>
          <w:rFonts w:ascii="Courier New" w:hAnsi="Courier New" w:cs="Courier New"/>
          <w:b/>
          <w:bCs/>
          <w:color w:val="008000"/>
          <w:sz w:val="16"/>
          <w:szCs w:val="24"/>
        </w:rPr>
        <w:t>NULL</w:t>
      </w:r>
      <w:r w:rsidRPr="004147F5">
        <w:rPr>
          <w:rFonts w:ascii="Courier New" w:hAnsi="Courier New" w:cs="Courier New"/>
          <w:sz w:val="16"/>
          <w:szCs w:val="24"/>
        </w:rPr>
        <w:t>;</w:t>
      </w:r>
    </w:p>
    <w:p w14:paraId="5C4E8534"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r w:rsidRPr="004147F5">
        <w:rPr>
          <w:rFonts w:ascii="Courier New" w:hAnsi="Courier New" w:cs="Courier New"/>
          <w:sz w:val="16"/>
          <w:szCs w:val="24"/>
        </w:rPr>
        <w:t>lv_sibling_breed</w:t>
      </w:r>
      <w:proofErr w:type="spellEnd"/>
      <w:r w:rsidRPr="004147F5">
        <w:rPr>
          <w:rFonts w:ascii="Courier New" w:hAnsi="Courier New" w:cs="Courier New"/>
          <w:sz w:val="16"/>
          <w:szCs w:val="24"/>
        </w:rPr>
        <w:t xml:space="preserve"> </w:t>
      </w:r>
      <w:proofErr w:type="gramStart"/>
      <w:r w:rsidRPr="004147F5">
        <w:rPr>
          <w:rFonts w:ascii="Courier New" w:hAnsi="Courier New" w:cs="Courier New"/>
          <w:sz w:val="16"/>
          <w:szCs w:val="24"/>
        </w:rPr>
        <w:t>varchar2(</w:t>
      </w:r>
      <w:proofErr w:type="gramEnd"/>
      <w:r w:rsidRPr="004147F5">
        <w:rPr>
          <w:rFonts w:ascii="Courier New" w:hAnsi="Courier New" w:cs="Courier New"/>
          <w:color w:val="666666"/>
          <w:sz w:val="16"/>
          <w:szCs w:val="24"/>
        </w:rPr>
        <w:t>500</w:t>
      </w:r>
      <w:r w:rsidRPr="004147F5">
        <w:rPr>
          <w:rFonts w:ascii="Courier New" w:hAnsi="Courier New" w:cs="Courier New"/>
          <w:sz w:val="16"/>
          <w:szCs w:val="24"/>
        </w:rPr>
        <w:t>) :</w:t>
      </w:r>
      <w:r w:rsidRPr="004147F5">
        <w:rPr>
          <w:rFonts w:ascii="Courier New" w:hAnsi="Courier New" w:cs="Courier New"/>
          <w:color w:val="666666"/>
          <w:sz w:val="16"/>
          <w:szCs w:val="24"/>
        </w:rPr>
        <w:t>=</w:t>
      </w:r>
      <w:r w:rsidRPr="004147F5">
        <w:rPr>
          <w:rFonts w:ascii="Courier New" w:hAnsi="Courier New" w:cs="Courier New"/>
          <w:b/>
          <w:bCs/>
          <w:color w:val="008000"/>
          <w:sz w:val="16"/>
          <w:szCs w:val="24"/>
        </w:rPr>
        <w:t>NULL</w:t>
      </w:r>
      <w:r w:rsidRPr="004147F5">
        <w:rPr>
          <w:rFonts w:ascii="Courier New" w:hAnsi="Courier New" w:cs="Courier New"/>
          <w:sz w:val="16"/>
          <w:szCs w:val="24"/>
        </w:rPr>
        <w:t>;</w:t>
      </w:r>
    </w:p>
    <w:p w14:paraId="4B590671"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i/>
          <w:iCs/>
          <w:color w:val="408080"/>
          <w:sz w:val="16"/>
          <w:szCs w:val="24"/>
        </w:rPr>
      </w:pPr>
      <w:r w:rsidRPr="004147F5">
        <w:rPr>
          <w:rFonts w:ascii="Courier New" w:hAnsi="Courier New" w:cs="Courier New"/>
          <w:sz w:val="16"/>
          <w:szCs w:val="24"/>
        </w:rPr>
        <w:tab/>
      </w:r>
      <w:r w:rsidRPr="004147F5">
        <w:rPr>
          <w:rFonts w:ascii="Courier New" w:hAnsi="Courier New" w:cs="Courier New"/>
          <w:i/>
          <w:iCs/>
          <w:color w:val="408080"/>
          <w:sz w:val="16"/>
          <w:szCs w:val="24"/>
        </w:rPr>
        <w:t xml:space="preserve">--using </w:t>
      </w:r>
      <w:proofErr w:type="spellStart"/>
      <w:r w:rsidRPr="004147F5">
        <w:rPr>
          <w:rFonts w:ascii="Courier New" w:hAnsi="Courier New" w:cs="Courier New"/>
          <w:i/>
          <w:iCs/>
          <w:color w:val="408080"/>
          <w:sz w:val="16"/>
          <w:szCs w:val="24"/>
        </w:rPr>
        <w:t>clobs</w:t>
      </w:r>
      <w:proofErr w:type="spellEnd"/>
      <w:r w:rsidRPr="004147F5">
        <w:rPr>
          <w:rFonts w:ascii="Courier New" w:hAnsi="Courier New" w:cs="Courier New"/>
          <w:i/>
          <w:iCs/>
          <w:color w:val="408080"/>
          <w:sz w:val="16"/>
          <w:szCs w:val="24"/>
        </w:rPr>
        <w:t xml:space="preserve"> not varchar because we have no clue how many animals someone will have over a lifetime</w:t>
      </w:r>
    </w:p>
    <w:p w14:paraId="3158F2C5"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
    <w:p w14:paraId="3C66419D"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i/>
          <w:iCs/>
          <w:color w:val="408080"/>
          <w:sz w:val="16"/>
          <w:szCs w:val="24"/>
        </w:rPr>
      </w:pPr>
      <w:r w:rsidRPr="004147F5">
        <w:rPr>
          <w:rFonts w:ascii="Courier New" w:hAnsi="Courier New" w:cs="Courier New"/>
          <w:sz w:val="16"/>
          <w:szCs w:val="24"/>
        </w:rPr>
        <w:tab/>
      </w:r>
      <w:proofErr w:type="spellStart"/>
      <w:proofErr w:type="gramStart"/>
      <w:r w:rsidRPr="004147F5">
        <w:rPr>
          <w:rFonts w:ascii="Courier New" w:hAnsi="Courier New" w:cs="Courier New"/>
          <w:sz w:val="16"/>
          <w:szCs w:val="24"/>
        </w:rPr>
        <w:t>lv_other_pets</w:t>
      </w:r>
      <w:proofErr w:type="spellEnd"/>
      <w:proofErr w:type="gramEnd"/>
      <w:r w:rsidRPr="004147F5">
        <w:rPr>
          <w:rFonts w:ascii="Courier New" w:hAnsi="Courier New" w:cs="Courier New"/>
          <w:sz w:val="16"/>
          <w:szCs w:val="24"/>
        </w:rPr>
        <w:t xml:space="preserve"> </w:t>
      </w:r>
      <w:proofErr w:type="spellStart"/>
      <w:r w:rsidRPr="004147F5">
        <w:rPr>
          <w:rFonts w:ascii="Courier New" w:hAnsi="Courier New" w:cs="Courier New"/>
          <w:b/>
          <w:bCs/>
          <w:color w:val="008000"/>
          <w:sz w:val="16"/>
          <w:szCs w:val="24"/>
        </w:rPr>
        <w:t>clob</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b/>
          <w:bCs/>
          <w:color w:val="008000"/>
          <w:sz w:val="16"/>
          <w:szCs w:val="24"/>
        </w:rPr>
        <w:t>NULL</w:t>
      </w:r>
      <w:r w:rsidRPr="004147F5">
        <w:rPr>
          <w:rFonts w:ascii="Courier New" w:hAnsi="Courier New" w:cs="Courier New"/>
          <w:sz w:val="16"/>
          <w:szCs w:val="24"/>
        </w:rPr>
        <w:t xml:space="preserve">;  </w:t>
      </w:r>
      <w:r w:rsidRPr="004147F5">
        <w:rPr>
          <w:rFonts w:ascii="Courier New" w:hAnsi="Courier New" w:cs="Courier New"/>
          <w:i/>
          <w:iCs/>
          <w:color w:val="408080"/>
          <w:sz w:val="16"/>
          <w:szCs w:val="24"/>
        </w:rPr>
        <w:t xml:space="preserve">--will be the builder each data type will get </w:t>
      </w:r>
      <w:proofErr w:type="spellStart"/>
      <w:r w:rsidRPr="004147F5">
        <w:rPr>
          <w:rFonts w:ascii="Courier New" w:hAnsi="Courier New" w:cs="Courier New"/>
          <w:i/>
          <w:iCs/>
          <w:color w:val="408080"/>
          <w:sz w:val="16"/>
          <w:szCs w:val="24"/>
        </w:rPr>
        <w:t>concated</w:t>
      </w:r>
      <w:proofErr w:type="spellEnd"/>
      <w:r w:rsidRPr="004147F5">
        <w:rPr>
          <w:rFonts w:ascii="Courier New" w:hAnsi="Courier New" w:cs="Courier New"/>
          <w:i/>
          <w:iCs/>
          <w:color w:val="408080"/>
          <w:sz w:val="16"/>
          <w:szCs w:val="24"/>
        </w:rPr>
        <w:t xml:space="preserve"> in there.</w:t>
      </w:r>
    </w:p>
    <w:p w14:paraId="39EFF9E7"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proofErr w:type="gramStart"/>
      <w:r w:rsidRPr="004147F5">
        <w:rPr>
          <w:rFonts w:ascii="Courier New" w:hAnsi="Courier New" w:cs="Courier New"/>
          <w:sz w:val="16"/>
          <w:szCs w:val="24"/>
        </w:rPr>
        <w:t>lv_avian</w:t>
      </w:r>
      <w:proofErr w:type="spellEnd"/>
      <w:proofErr w:type="gramEnd"/>
      <w:r w:rsidRPr="004147F5">
        <w:rPr>
          <w:rFonts w:ascii="Courier New" w:hAnsi="Courier New" w:cs="Courier New"/>
          <w:sz w:val="16"/>
          <w:szCs w:val="24"/>
        </w:rPr>
        <w:t xml:space="preserve"> </w:t>
      </w:r>
      <w:proofErr w:type="spellStart"/>
      <w:r w:rsidRPr="004147F5">
        <w:rPr>
          <w:rFonts w:ascii="Courier New" w:hAnsi="Courier New" w:cs="Courier New"/>
          <w:b/>
          <w:bCs/>
          <w:color w:val="008000"/>
          <w:sz w:val="16"/>
          <w:szCs w:val="24"/>
        </w:rPr>
        <w:t>clob</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NULL</w:t>
      </w:r>
      <w:r w:rsidRPr="004147F5">
        <w:rPr>
          <w:rFonts w:ascii="Courier New" w:hAnsi="Courier New" w:cs="Courier New"/>
          <w:sz w:val="16"/>
          <w:szCs w:val="24"/>
        </w:rPr>
        <w:t>;</w:t>
      </w:r>
    </w:p>
    <w:p w14:paraId="4652F2E7"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proofErr w:type="gramStart"/>
      <w:r w:rsidRPr="004147F5">
        <w:rPr>
          <w:rFonts w:ascii="Courier New" w:hAnsi="Courier New" w:cs="Courier New"/>
          <w:sz w:val="16"/>
          <w:szCs w:val="24"/>
        </w:rPr>
        <w:t>lv_canine</w:t>
      </w:r>
      <w:proofErr w:type="spellEnd"/>
      <w:proofErr w:type="gramEnd"/>
      <w:r w:rsidRPr="004147F5">
        <w:rPr>
          <w:rFonts w:ascii="Courier New" w:hAnsi="Courier New" w:cs="Courier New"/>
          <w:sz w:val="16"/>
          <w:szCs w:val="24"/>
        </w:rPr>
        <w:t xml:space="preserve"> </w:t>
      </w:r>
      <w:proofErr w:type="spellStart"/>
      <w:r w:rsidRPr="004147F5">
        <w:rPr>
          <w:rFonts w:ascii="Courier New" w:hAnsi="Courier New" w:cs="Courier New"/>
          <w:b/>
          <w:bCs/>
          <w:color w:val="008000"/>
          <w:sz w:val="16"/>
          <w:szCs w:val="24"/>
        </w:rPr>
        <w:t>clob</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NULL</w:t>
      </w:r>
      <w:r w:rsidRPr="004147F5">
        <w:rPr>
          <w:rFonts w:ascii="Courier New" w:hAnsi="Courier New" w:cs="Courier New"/>
          <w:sz w:val="16"/>
          <w:szCs w:val="24"/>
        </w:rPr>
        <w:t>;</w:t>
      </w:r>
    </w:p>
    <w:p w14:paraId="773D558A"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proofErr w:type="gramStart"/>
      <w:r w:rsidRPr="004147F5">
        <w:rPr>
          <w:rFonts w:ascii="Courier New" w:hAnsi="Courier New" w:cs="Courier New"/>
          <w:sz w:val="16"/>
          <w:szCs w:val="24"/>
        </w:rPr>
        <w:t>lv_feline</w:t>
      </w:r>
      <w:proofErr w:type="spellEnd"/>
      <w:proofErr w:type="gramEnd"/>
      <w:r w:rsidRPr="004147F5">
        <w:rPr>
          <w:rFonts w:ascii="Courier New" w:hAnsi="Courier New" w:cs="Courier New"/>
          <w:sz w:val="16"/>
          <w:szCs w:val="24"/>
        </w:rPr>
        <w:t xml:space="preserve"> </w:t>
      </w:r>
      <w:proofErr w:type="spellStart"/>
      <w:r w:rsidRPr="004147F5">
        <w:rPr>
          <w:rFonts w:ascii="Courier New" w:hAnsi="Courier New" w:cs="Courier New"/>
          <w:b/>
          <w:bCs/>
          <w:color w:val="008000"/>
          <w:sz w:val="16"/>
          <w:szCs w:val="24"/>
        </w:rPr>
        <w:t>clob</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NULL</w:t>
      </w:r>
      <w:r w:rsidRPr="004147F5">
        <w:rPr>
          <w:rFonts w:ascii="Courier New" w:hAnsi="Courier New" w:cs="Courier New"/>
          <w:sz w:val="16"/>
          <w:szCs w:val="24"/>
        </w:rPr>
        <w:t>;</w:t>
      </w:r>
    </w:p>
    <w:p w14:paraId="0707963B"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lastRenderedPageBreak/>
        <w:tab/>
      </w:r>
      <w:proofErr w:type="spellStart"/>
      <w:proofErr w:type="gramStart"/>
      <w:r w:rsidRPr="004147F5">
        <w:rPr>
          <w:rFonts w:ascii="Courier New" w:hAnsi="Courier New" w:cs="Courier New"/>
          <w:sz w:val="16"/>
          <w:szCs w:val="24"/>
        </w:rPr>
        <w:t>lv_reptile</w:t>
      </w:r>
      <w:proofErr w:type="spellEnd"/>
      <w:proofErr w:type="gramEnd"/>
      <w:r w:rsidRPr="004147F5">
        <w:rPr>
          <w:rFonts w:ascii="Courier New" w:hAnsi="Courier New" w:cs="Courier New"/>
          <w:sz w:val="16"/>
          <w:szCs w:val="24"/>
        </w:rPr>
        <w:t xml:space="preserve"> </w:t>
      </w:r>
      <w:proofErr w:type="spellStart"/>
      <w:r w:rsidRPr="004147F5">
        <w:rPr>
          <w:rFonts w:ascii="Courier New" w:hAnsi="Courier New" w:cs="Courier New"/>
          <w:b/>
          <w:bCs/>
          <w:color w:val="008000"/>
          <w:sz w:val="16"/>
          <w:szCs w:val="24"/>
        </w:rPr>
        <w:t>clob</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NULL</w:t>
      </w:r>
      <w:r w:rsidRPr="004147F5">
        <w:rPr>
          <w:rFonts w:ascii="Courier New" w:hAnsi="Courier New" w:cs="Courier New"/>
          <w:sz w:val="16"/>
          <w:szCs w:val="24"/>
        </w:rPr>
        <w:t>;</w:t>
      </w:r>
    </w:p>
    <w:p w14:paraId="491B1C17"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proofErr w:type="gramStart"/>
      <w:r w:rsidRPr="004147F5">
        <w:rPr>
          <w:rFonts w:ascii="Courier New" w:hAnsi="Courier New" w:cs="Courier New"/>
          <w:sz w:val="16"/>
          <w:szCs w:val="24"/>
        </w:rPr>
        <w:t>lv_aviancount</w:t>
      </w:r>
      <w:proofErr w:type="spellEnd"/>
      <w:proofErr w:type="gramEnd"/>
      <w:r w:rsidRPr="004147F5">
        <w:rPr>
          <w:rFonts w:ascii="Courier New" w:hAnsi="Courier New" w:cs="Courier New"/>
          <w:sz w:val="16"/>
          <w:szCs w:val="24"/>
        </w:rPr>
        <w:t xml:space="preserve"> </w:t>
      </w:r>
      <w:proofErr w:type="spellStart"/>
      <w:r w:rsidRPr="004147F5">
        <w:rPr>
          <w:rFonts w:ascii="Courier New" w:hAnsi="Courier New" w:cs="Courier New"/>
          <w:color w:val="008000"/>
          <w:sz w:val="16"/>
          <w:szCs w:val="24"/>
        </w:rPr>
        <w:t>int</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=0</w:t>
      </w:r>
      <w:r w:rsidRPr="004147F5">
        <w:rPr>
          <w:rFonts w:ascii="Courier New" w:hAnsi="Courier New" w:cs="Courier New"/>
          <w:sz w:val="16"/>
          <w:szCs w:val="24"/>
        </w:rPr>
        <w:t>;</w:t>
      </w:r>
    </w:p>
    <w:p w14:paraId="30118336"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proofErr w:type="gramStart"/>
      <w:r w:rsidRPr="004147F5">
        <w:rPr>
          <w:rFonts w:ascii="Courier New" w:hAnsi="Courier New" w:cs="Courier New"/>
          <w:sz w:val="16"/>
          <w:szCs w:val="24"/>
        </w:rPr>
        <w:t>lv_caninecount</w:t>
      </w:r>
      <w:proofErr w:type="spellEnd"/>
      <w:proofErr w:type="gramEnd"/>
      <w:r w:rsidRPr="004147F5">
        <w:rPr>
          <w:rFonts w:ascii="Courier New" w:hAnsi="Courier New" w:cs="Courier New"/>
          <w:sz w:val="16"/>
          <w:szCs w:val="24"/>
        </w:rPr>
        <w:t xml:space="preserve"> </w:t>
      </w:r>
      <w:proofErr w:type="spellStart"/>
      <w:r w:rsidRPr="004147F5">
        <w:rPr>
          <w:rFonts w:ascii="Courier New" w:hAnsi="Courier New" w:cs="Courier New"/>
          <w:color w:val="008000"/>
          <w:sz w:val="16"/>
          <w:szCs w:val="24"/>
        </w:rPr>
        <w:t>int</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666666"/>
          <w:sz w:val="16"/>
          <w:szCs w:val="24"/>
        </w:rPr>
        <w:t>0</w:t>
      </w:r>
      <w:r w:rsidRPr="004147F5">
        <w:rPr>
          <w:rFonts w:ascii="Courier New" w:hAnsi="Courier New" w:cs="Courier New"/>
          <w:sz w:val="16"/>
          <w:szCs w:val="24"/>
        </w:rPr>
        <w:t>;</w:t>
      </w:r>
    </w:p>
    <w:p w14:paraId="2AE374D4"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proofErr w:type="gramStart"/>
      <w:r w:rsidRPr="004147F5">
        <w:rPr>
          <w:rFonts w:ascii="Courier New" w:hAnsi="Courier New" w:cs="Courier New"/>
          <w:sz w:val="16"/>
          <w:szCs w:val="24"/>
        </w:rPr>
        <w:t>lv_felinecount</w:t>
      </w:r>
      <w:proofErr w:type="spellEnd"/>
      <w:proofErr w:type="gramEnd"/>
      <w:r w:rsidRPr="004147F5">
        <w:rPr>
          <w:rFonts w:ascii="Courier New" w:hAnsi="Courier New" w:cs="Courier New"/>
          <w:sz w:val="16"/>
          <w:szCs w:val="24"/>
        </w:rPr>
        <w:t xml:space="preserve"> </w:t>
      </w:r>
      <w:proofErr w:type="spellStart"/>
      <w:r w:rsidRPr="004147F5">
        <w:rPr>
          <w:rFonts w:ascii="Courier New" w:hAnsi="Courier New" w:cs="Courier New"/>
          <w:color w:val="008000"/>
          <w:sz w:val="16"/>
          <w:szCs w:val="24"/>
        </w:rPr>
        <w:t>int</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666666"/>
          <w:sz w:val="16"/>
          <w:szCs w:val="24"/>
        </w:rPr>
        <w:t>0</w:t>
      </w:r>
      <w:r w:rsidRPr="004147F5">
        <w:rPr>
          <w:rFonts w:ascii="Courier New" w:hAnsi="Courier New" w:cs="Courier New"/>
          <w:sz w:val="16"/>
          <w:szCs w:val="24"/>
        </w:rPr>
        <w:t>;</w:t>
      </w:r>
    </w:p>
    <w:p w14:paraId="7305A40E"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proofErr w:type="gramStart"/>
      <w:r w:rsidRPr="004147F5">
        <w:rPr>
          <w:rFonts w:ascii="Courier New" w:hAnsi="Courier New" w:cs="Courier New"/>
          <w:sz w:val="16"/>
          <w:szCs w:val="24"/>
        </w:rPr>
        <w:t>lv_reptilecount</w:t>
      </w:r>
      <w:proofErr w:type="spellEnd"/>
      <w:proofErr w:type="gramEnd"/>
      <w:r w:rsidRPr="004147F5">
        <w:rPr>
          <w:rFonts w:ascii="Courier New" w:hAnsi="Courier New" w:cs="Courier New"/>
          <w:sz w:val="16"/>
          <w:szCs w:val="24"/>
        </w:rPr>
        <w:t xml:space="preserve"> </w:t>
      </w:r>
      <w:proofErr w:type="spellStart"/>
      <w:r w:rsidRPr="004147F5">
        <w:rPr>
          <w:rFonts w:ascii="Courier New" w:hAnsi="Courier New" w:cs="Courier New"/>
          <w:color w:val="008000"/>
          <w:sz w:val="16"/>
          <w:szCs w:val="24"/>
        </w:rPr>
        <w:t>int</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=0</w:t>
      </w:r>
      <w:r w:rsidRPr="004147F5">
        <w:rPr>
          <w:rFonts w:ascii="Courier New" w:hAnsi="Courier New" w:cs="Courier New"/>
          <w:sz w:val="16"/>
          <w:szCs w:val="24"/>
        </w:rPr>
        <w:t>;</w:t>
      </w:r>
    </w:p>
    <w:p w14:paraId="3A73B262"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p>
    <w:p w14:paraId="038F38D7"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 xml:space="preserve">  </w:t>
      </w:r>
      <w:r w:rsidRPr="004147F5">
        <w:rPr>
          <w:rFonts w:ascii="Courier New" w:hAnsi="Courier New" w:cs="Courier New"/>
          <w:sz w:val="16"/>
          <w:szCs w:val="24"/>
        </w:rPr>
        <w:tab/>
      </w:r>
      <w:proofErr w:type="spellStart"/>
      <w:proofErr w:type="gramStart"/>
      <w:r w:rsidRPr="004147F5">
        <w:rPr>
          <w:rFonts w:ascii="Courier New" w:hAnsi="Courier New" w:cs="Courier New"/>
          <w:sz w:val="16"/>
          <w:szCs w:val="24"/>
        </w:rPr>
        <w:t>lv_loop</w:t>
      </w:r>
      <w:proofErr w:type="spellEnd"/>
      <w:proofErr w:type="gramEnd"/>
      <w:r w:rsidRPr="004147F5">
        <w:rPr>
          <w:rFonts w:ascii="Courier New" w:hAnsi="Courier New" w:cs="Courier New"/>
          <w:sz w:val="16"/>
          <w:szCs w:val="24"/>
        </w:rPr>
        <w:t xml:space="preserve"> </w:t>
      </w:r>
      <w:proofErr w:type="spellStart"/>
      <w:r w:rsidRPr="004147F5">
        <w:rPr>
          <w:rFonts w:ascii="Courier New" w:hAnsi="Courier New" w:cs="Courier New"/>
          <w:color w:val="008000"/>
          <w:sz w:val="16"/>
          <w:szCs w:val="24"/>
        </w:rPr>
        <w:t>int</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=0</w:t>
      </w:r>
      <w:r w:rsidRPr="004147F5">
        <w:rPr>
          <w:rFonts w:ascii="Courier New" w:hAnsi="Courier New" w:cs="Courier New"/>
          <w:sz w:val="16"/>
          <w:szCs w:val="24"/>
        </w:rPr>
        <w:t xml:space="preserve">; </w:t>
      </w:r>
    </w:p>
    <w:p w14:paraId="28843E6A"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i/>
          <w:iCs/>
          <w:color w:val="408080"/>
          <w:sz w:val="16"/>
          <w:szCs w:val="24"/>
        </w:rPr>
      </w:pPr>
      <w:r w:rsidRPr="004147F5">
        <w:rPr>
          <w:rFonts w:ascii="Courier New" w:hAnsi="Courier New" w:cs="Courier New"/>
          <w:i/>
          <w:iCs/>
          <w:color w:val="408080"/>
          <w:sz w:val="16"/>
          <w:szCs w:val="24"/>
        </w:rPr>
        <w:t>--the goal is to get ALL pets even previously dead ones so the counselor knows what the parent prefers in a pet</w:t>
      </w:r>
    </w:p>
    <w:p w14:paraId="745B25B9"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 xml:space="preserve">  </w:t>
      </w:r>
      <w:r w:rsidRPr="004147F5">
        <w:rPr>
          <w:rFonts w:ascii="Courier New" w:hAnsi="Courier New" w:cs="Courier New"/>
          <w:sz w:val="16"/>
          <w:szCs w:val="24"/>
        </w:rPr>
        <w:tab/>
      </w:r>
      <w:r w:rsidRPr="004147F5">
        <w:rPr>
          <w:rFonts w:ascii="Courier New" w:hAnsi="Courier New" w:cs="Courier New"/>
          <w:b/>
          <w:bCs/>
          <w:color w:val="008000"/>
          <w:sz w:val="16"/>
          <w:szCs w:val="24"/>
        </w:rPr>
        <w:t>CURSOR</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cur_otherpets</w:t>
      </w:r>
      <w:proofErr w:type="spellEnd"/>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IS</w:t>
      </w:r>
    </w:p>
    <w:p w14:paraId="67C31367"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SELECT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s.speciesID</w:t>
      </w:r>
      <w:proofErr w:type="spellEnd"/>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ab.BREED_NAME</w:t>
      </w:r>
      <w:proofErr w:type="spellEnd"/>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ab.breedid</w:t>
      </w:r>
      <w:proofErr w:type="spellEnd"/>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s.SPECIES_NAME</w:t>
      </w:r>
      <w:proofErr w:type="spellEnd"/>
      <w:r w:rsidRPr="004147F5">
        <w:rPr>
          <w:rFonts w:ascii="Courier New" w:hAnsi="Courier New" w:cs="Courier New"/>
          <w:sz w:val="16"/>
          <w:szCs w:val="24"/>
        </w:rPr>
        <w:t xml:space="preserve">, COLORING, PETID, </w:t>
      </w:r>
      <w:proofErr w:type="gramStart"/>
      <w:r w:rsidRPr="004147F5">
        <w:rPr>
          <w:rFonts w:ascii="Courier New" w:hAnsi="Courier New" w:cs="Courier New"/>
          <w:sz w:val="16"/>
          <w:szCs w:val="24"/>
        </w:rPr>
        <w:t>OWNERID</w:t>
      </w:r>
      <w:proofErr w:type="gramEnd"/>
    </w:p>
    <w:p w14:paraId="41CC5785"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FROM</w:t>
      </w:r>
      <w:r w:rsidRPr="004147F5">
        <w:rPr>
          <w:rFonts w:ascii="Courier New" w:hAnsi="Courier New" w:cs="Courier New"/>
          <w:sz w:val="16"/>
          <w:szCs w:val="24"/>
        </w:rPr>
        <w:t xml:space="preserve"> ANIMAL_BREED ab </w:t>
      </w:r>
      <w:r w:rsidRPr="004147F5">
        <w:rPr>
          <w:rFonts w:ascii="Courier New" w:hAnsi="Courier New" w:cs="Courier New"/>
          <w:b/>
          <w:bCs/>
          <w:color w:val="008000"/>
          <w:sz w:val="16"/>
          <w:szCs w:val="24"/>
        </w:rPr>
        <w:t>JOIN</w:t>
      </w:r>
      <w:r w:rsidRPr="004147F5">
        <w:rPr>
          <w:rFonts w:ascii="Courier New" w:hAnsi="Courier New" w:cs="Courier New"/>
          <w:sz w:val="16"/>
          <w:szCs w:val="24"/>
        </w:rPr>
        <w:t xml:space="preserve"> ANIMAL_SPECIES s</w:t>
      </w:r>
    </w:p>
    <w:p w14:paraId="574661E1"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ON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ab.SPECIESID</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s.SPECIESID</w:t>
      </w:r>
      <w:proofErr w:type="spellEnd"/>
    </w:p>
    <w:p w14:paraId="4225E967"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JOIN</w:t>
      </w:r>
      <w:r w:rsidRPr="004147F5">
        <w:rPr>
          <w:rFonts w:ascii="Courier New" w:hAnsi="Courier New" w:cs="Courier New"/>
          <w:sz w:val="16"/>
          <w:szCs w:val="24"/>
        </w:rPr>
        <w:t xml:space="preserve"> PET p </w:t>
      </w:r>
      <w:r w:rsidRPr="004147F5">
        <w:rPr>
          <w:rFonts w:ascii="Courier New" w:hAnsi="Courier New" w:cs="Courier New"/>
          <w:b/>
          <w:bCs/>
          <w:color w:val="008000"/>
          <w:sz w:val="16"/>
          <w:szCs w:val="24"/>
        </w:rPr>
        <w:t>ON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ab.BREEDID</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p.BREEDID</w:t>
      </w:r>
      <w:proofErr w:type="spellEnd"/>
    </w:p>
    <w:p w14:paraId="4377E724"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gramStart"/>
      <w:r w:rsidRPr="004147F5">
        <w:rPr>
          <w:rFonts w:ascii="Courier New" w:hAnsi="Courier New" w:cs="Courier New"/>
          <w:b/>
          <w:bCs/>
          <w:color w:val="008000"/>
          <w:sz w:val="16"/>
          <w:szCs w:val="24"/>
        </w:rPr>
        <w:t>WHERE</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ab.BREEDID</w:t>
      </w:r>
      <w:proofErr w:type="spellEnd"/>
      <w:proofErr w:type="gramEnd"/>
      <w:r w:rsidRPr="004147F5">
        <w:rPr>
          <w:rFonts w:ascii="Courier New" w:hAnsi="Courier New" w:cs="Courier New"/>
          <w:sz w:val="16"/>
          <w:szCs w:val="24"/>
        </w:rPr>
        <w:t xml:space="preserve"> </w:t>
      </w:r>
    </w:p>
    <w:p w14:paraId="69EB17EF"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ANY</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SELECT</w:t>
      </w:r>
      <w:r w:rsidRPr="004147F5">
        <w:rPr>
          <w:rFonts w:ascii="Courier New" w:hAnsi="Courier New" w:cs="Courier New"/>
          <w:sz w:val="16"/>
          <w:szCs w:val="24"/>
        </w:rPr>
        <w:t xml:space="preserve"> BREEDID</w:t>
      </w:r>
    </w:p>
    <w:p w14:paraId="7B020D14"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FROM</w:t>
      </w:r>
      <w:r w:rsidRPr="004147F5">
        <w:rPr>
          <w:rFonts w:ascii="Courier New" w:hAnsi="Courier New" w:cs="Courier New"/>
          <w:sz w:val="16"/>
          <w:szCs w:val="24"/>
        </w:rPr>
        <w:t xml:space="preserve"> PET</w:t>
      </w:r>
    </w:p>
    <w:p w14:paraId="18BCAFA1"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WHERE</w:t>
      </w:r>
      <w:r w:rsidRPr="004147F5">
        <w:rPr>
          <w:rFonts w:ascii="Courier New" w:hAnsi="Courier New" w:cs="Courier New"/>
          <w:sz w:val="16"/>
          <w:szCs w:val="24"/>
        </w:rPr>
        <w:t xml:space="preserve"> PETID </w:t>
      </w:r>
      <w:r w:rsidRPr="004147F5">
        <w:rPr>
          <w:rFonts w:ascii="Courier New" w:hAnsi="Courier New" w:cs="Courier New"/>
          <w:color w:val="666666"/>
          <w:sz w:val="16"/>
          <w:szCs w:val="24"/>
        </w:rPr>
        <w:t>&lt;&gt;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f_petid</w:t>
      </w:r>
      <w:proofErr w:type="spellEnd"/>
    </w:p>
    <w:p w14:paraId="19AA749B"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AND</w:t>
      </w:r>
      <w:r w:rsidRPr="004147F5">
        <w:rPr>
          <w:rFonts w:ascii="Courier New" w:hAnsi="Courier New" w:cs="Courier New"/>
          <w:sz w:val="16"/>
          <w:szCs w:val="24"/>
        </w:rPr>
        <w:t xml:space="preserve"> OWNERID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lv_ownerid</w:t>
      </w:r>
      <w:proofErr w:type="spellEnd"/>
      <w:r w:rsidRPr="004147F5">
        <w:rPr>
          <w:rFonts w:ascii="Courier New" w:hAnsi="Courier New" w:cs="Courier New"/>
          <w:sz w:val="16"/>
          <w:szCs w:val="24"/>
        </w:rPr>
        <w:t>)</w:t>
      </w:r>
    </w:p>
    <w:p w14:paraId="3B480BDE"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i/>
          <w:iCs/>
          <w:color w:val="408080"/>
          <w:sz w:val="16"/>
          <w:szCs w:val="24"/>
        </w:rPr>
      </w:pPr>
      <w:r w:rsidRPr="004147F5">
        <w:rPr>
          <w:rFonts w:ascii="Courier New" w:hAnsi="Courier New" w:cs="Courier New"/>
          <w:sz w:val="16"/>
          <w:szCs w:val="24"/>
        </w:rPr>
        <w:tab/>
        <w:t xml:space="preserve"> </w:t>
      </w: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AND</w:t>
      </w:r>
      <w:r w:rsidRPr="004147F5">
        <w:rPr>
          <w:rFonts w:ascii="Courier New" w:hAnsi="Courier New" w:cs="Courier New"/>
          <w:sz w:val="16"/>
          <w:szCs w:val="24"/>
        </w:rPr>
        <w:t xml:space="preserve"> OWNERID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lv_ownerid</w:t>
      </w:r>
      <w:proofErr w:type="spellEnd"/>
      <w:r w:rsidRPr="004147F5">
        <w:rPr>
          <w:rFonts w:ascii="Courier New" w:hAnsi="Courier New" w:cs="Courier New"/>
          <w:sz w:val="16"/>
          <w:szCs w:val="24"/>
        </w:rPr>
        <w:t xml:space="preserve">; </w:t>
      </w:r>
      <w:r w:rsidRPr="004147F5">
        <w:rPr>
          <w:rFonts w:ascii="Courier New" w:hAnsi="Courier New" w:cs="Courier New"/>
          <w:i/>
          <w:iCs/>
          <w:color w:val="408080"/>
          <w:sz w:val="16"/>
          <w:szCs w:val="24"/>
        </w:rPr>
        <w:t xml:space="preserve">--have to re-restrict the </w:t>
      </w:r>
      <w:proofErr w:type="spellStart"/>
      <w:r w:rsidRPr="004147F5">
        <w:rPr>
          <w:rFonts w:ascii="Courier New" w:hAnsi="Courier New" w:cs="Courier New"/>
          <w:i/>
          <w:iCs/>
          <w:color w:val="408080"/>
          <w:sz w:val="16"/>
          <w:szCs w:val="24"/>
        </w:rPr>
        <w:t>ownerid</w:t>
      </w:r>
      <w:proofErr w:type="spellEnd"/>
      <w:r w:rsidRPr="004147F5">
        <w:rPr>
          <w:rFonts w:ascii="Courier New" w:hAnsi="Courier New" w:cs="Courier New"/>
          <w:i/>
          <w:iCs/>
          <w:color w:val="408080"/>
          <w:sz w:val="16"/>
          <w:szCs w:val="24"/>
        </w:rPr>
        <w:t xml:space="preserve"> because otherwise the subquery starts pulling unrelated pets based on species.</w:t>
      </w:r>
    </w:p>
    <w:p w14:paraId="55FC07E8"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b/>
          <w:bCs/>
          <w:color w:val="008000"/>
          <w:sz w:val="16"/>
          <w:szCs w:val="24"/>
        </w:rPr>
        <w:t>BEGIN</w:t>
      </w:r>
    </w:p>
    <w:p w14:paraId="40C83B54"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
    <w:p w14:paraId="5C98DC82"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SELECT</w:t>
      </w:r>
      <w:r w:rsidRPr="004147F5">
        <w:rPr>
          <w:rFonts w:ascii="Courier New" w:hAnsi="Courier New" w:cs="Courier New"/>
          <w:sz w:val="16"/>
          <w:szCs w:val="24"/>
        </w:rPr>
        <w:t xml:space="preserve"> OWNERID</w:t>
      </w:r>
    </w:p>
    <w:p w14:paraId="6F503CA4"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INTO</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lv_ownerid</w:t>
      </w:r>
      <w:proofErr w:type="spellEnd"/>
      <w:r w:rsidRPr="004147F5">
        <w:rPr>
          <w:rFonts w:ascii="Courier New" w:hAnsi="Courier New" w:cs="Courier New"/>
          <w:sz w:val="16"/>
          <w:szCs w:val="24"/>
        </w:rPr>
        <w:t xml:space="preserve"> </w:t>
      </w:r>
    </w:p>
    <w:p w14:paraId="7433627A"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FROM</w:t>
      </w:r>
      <w:r w:rsidRPr="004147F5">
        <w:rPr>
          <w:rFonts w:ascii="Courier New" w:hAnsi="Courier New" w:cs="Courier New"/>
          <w:sz w:val="16"/>
          <w:szCs w:val="24"/>
        </w:rPr>
        <w:t xml:space="preserve"> PET</w:t>
      </w:r>
    </w:p>
    <w:p w14:paraId="7255C8BF"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WHERE</w:t>
      </w:r>
      <w:r w:rsidRPr="004147F5">
        <w:rPr>
          <w:rFonts w:ascii="Courier New" w:hAnsi="Courier New" w:cs="Courier New"/>
          <w:sz w:val="16"/>
          <w:szCs w:val="24"/>
        </w:rPr>
        <w:t xml:space="preserve"> PETID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f_petid</w:t>
      </w:r>
      <w:proofErr w:type="spellEnd"/>
      <w:r w:rsidRPr="004147F5">
        <w:rPr>
          <w:rFonts w:ascii="Courier New" w:hAnsi="Courier New" w:cs="Courier New"/>
          <w:sz w:val="16"/>
          <w:szCs w:val="24"/>
        </w:rPr>
        <w:t>;</w:t>
      </w:r>
    </w:p>
    <w:p w14:paraId="60032CEA"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i/>
          <w:iCs/>
          <w:color w:val="408080"/>
          <w:sz w:val="16"/>
          <w:szCs w:val="24"/>
        </w:rPr>
      </w:pPr>
      <w:r w:rsidRPr="004147F5">
        <w:rPr>
          <w:rFonts w:ascii="Courier New" w:hAnsi="Courier New" w:cs="Courier New"/>
          <w:i/>
          <w:iCs/>
          <w:color w:val="408080"/>
          <w:sz w:val="16"/>
          <w:szCs w:val="24"/>
        </w:rPr>
        <w:t>--get the owner id from the dead pet, then loop all known pets out of the cursor</w:t>
      </w:r>
    </w:p>
    <w:p w14:paraId="74DEEBA4"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i/>
          <w:iCs/>
          <w:color w:val="408080"/>
          <w:sz w:val="16"/>
          <w:szCs w:val="24"/>
        </w:rPr>
      </w:pPr>
      <w:r w:rsidRPr="004147F5">
        <w:rPr>
          <w:rFonts w:ascii="Courier New" w:hAnsi="Courier New" w:cs="Courier New"/>
          <w:i/>
          <w:iCs/>
          <w:color w:val="408080"/>
          <w:sz w:val="16"/>
          <w:szCs w:val="24"/>
        </w:rPr>
        <w:t>--and into a text format report</w:t>
      </w:r>
    </w:p>
    <w:p w14:paraId="2702DC3B"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FOR</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rec_otherpets</w:t>
      </w:r>
      <w:proofErr w:type="spellEnd"/>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IN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cur_otherpets</w:t>
      </w:r>
      <w:proofErr w:type="spellEnd"/>
      <w:r w:rsidRPr="004147F5">
        <w:rPr>
          <w:rFonts w:ascii="Courier New" w:hAnsi="Courier New" w:cs="Courier New"/>
          <w:sz w:val="16"/>
          <w:szCs w:val="24"/>
        </w:rPr>
        <w:t xml:space="preserve"> LOOP </w:t>
      </w:r>
    </w:p>
    <w:p w14:paraId="33C77B68"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p>
    <w:p w14:paraId="06D61290"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CASE</w:t>
      </w:r>
      <w:r w:rsidRPr="004147F5">
        <w:rPr>
          <w:rFonts w:ascii="Courier New" w:hAnsi="Courier New" w:cs="Courier New"/>
          <w:sz w:val="16"/>
          <w:szCs w:val="24"/>
        </w:rPr>
        <w:t xml:space="preserve"> </w:t>
      </w:r>
    </w:p>
    <w:p w14:paraId="5D92C041"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proofErr w:type="gramStart"/>
      <w:r w:rsidRPr="004147F5">
        <w:rPr>
          <w:rFonts w:ascii="Courier New" w:hAnsi="Courier New" w:cs="Courier New"/>
          <w:b/>
          <w:bCs/>
          <w:color w:val="008000"/>
          <w:sz w:val="16"/>
          <w:szCs w:val="24"/>
        </w:rPr>
        <w:t>WHEN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rec</w:t>
      </w:r>
      <w:proofErr w:type="gramEnd"/>
      <w:r w:rsidRPr="004147F5">
        <w:rPr>
          <w:rFonts w:ascii="Courier New" w:hAnsi="Courier New" w:cs="Courier New"/>
          <w:sz w:val="16"/>
          <w:szCs w:val="24"/>
        </w:rPr>
        <w:t>_otherpets.speciesID</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666666"/>
          <w:sz w:val="16"/>
          <w:szCs w:val="24"/>
        </w:rPr>
        <w:t>1</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THEN</w:t>
      </w:r>
      <w:r w:rsidRPr="004147F5">
        <w:rPr>
          <w:rFonts w:ascii="Courier New" w:hAnsi="Courier New" w:cs="Courier New"/>
          <w:sz w:val="16"/>
          <w:szCs w:val="24"/>
        </w:rPr>
        <w:t xml:space="preserve"> </w:t>
      </w:r>
    </w:p>
    <w:p w14:paraId="61E66251"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sz w:val="16"/>
          <w:szCs w:val="24"/>
        </w:rPr>
        <w:tab/>
      </w:r>
      <w:proofErr w:type="spellStart"/>
      <w:r w:rsidRPr="004147F5">
        <w:rPr>
          <w:rFonts w:ascii="Courier New" w:hAnsi="Courier New" w:cs="Courier New"/>
          <w:sz w:val="16"/>
          <w:szCs w:val="24"/>
        </w:rPr>
        <w:t>lv_</w:t>
      </w:r>
      <w:proofErr w:type="gramStart"/>
      <w:r w:rsidRPr="004147F5">
        <w:rPr>
          <w:rFonts w:ascii="Courier New" w:hAnsi="Courier New" w:cs="Courier New"/>
          <w:sz w:val="16"/>
          <w:szCs w:val="24"/>
        </w:rPr>
        <w:t>aviancount</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lv_aviancount</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666666"/>
          <w:sz w:val="16"/>
          <w:szCs w:val="24"/>
        </w:rPr>
        <w:t>1</w:t>
      </w:r>
      <w:r w:rsidRPr="004147F5">
        <w:rPr>
          <w:rFonts w:ascii="Courier New" w:hAnsi="Courier New" w:cs="Courier New"/>
          <w:sz w:val="16"/>
          <w:szCs w:val="24"/>
        </w:rPr>
        <w:t>;</w:t>
      </w:r>
    </w:p>
    <w:p w14:paraId="5E569C0F"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sz w:val="16"/>
          <w:szCs w:val="24"/>
        </w:rPr>
        <w:tab/>
      </w:r>
      <w:proofErr w:type="spellStart"/>
      <w:r w:rsidRPr="004147F5">
        <w:rPr>
          <w:rFonts w:ascii="Courier New" w:hAnsi="Courier New" w:cs="Courier New"/>
          <w:sz w:val="16"/>
          <w:szCs w:val="24"/>
        </w:rPr>
        <w:t>lv_avian</w:t>
      </w:r>
      <w:proofErr w:type="spellEnd"/>
      <w:r w:rsidRPr="004147F5">
        <w:rPr>
          <w:rFonts w:ascii="Courier New" w:hAnsi="Courier New" w:cs="Courier New"/>
          <w:sz w:val="16"/>
          <w:szCs w:val="24"/>
        </w:rPr>
        <w:t>:</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lv_avian</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rec_otherpets.BREED_NAME</w:t>
      </w:r>
      <w:proofErr w:type="spell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BA2121"/>
          <w:sz w:val="16"/>
          <w:szCs w:val="24"/>
        </w:rPr>
        <w:t>'-'</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rec_otherpets.COLORING</w:t>
      </w:r>
      <w:proofErr w:type="spellEnd"/>
      <w:r w:rsidRPr="004147F5">
        <w:rPr>
          <w:rFonts w:ascii="Courier New" w:hAnsi="Courier New" w:cs="Courier New"/>
          <w:color w:val="666666"/>
          <w:sz w:val="16"/>
          <w:szCs w:val="24"/>
        </w:rPr>
        <w:t>||</w:t>
      </w:r>
      <w:r w:rsidRPr="004147F5">
        <w:rPr>
          <w:rFonts w:ascii="Courier New" w:hAnsi="Courier New" w:cs="Courier New"/>
          <w:color w:val="BA2121"/>
          <w:sz w:val="16"/>
          <w:szCs w:val="24"/>
        </w:rPr>
        <w:t>' plumage'</w:t>
      </w:r>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color w:val="BA2121"/>
          <w:sz w:val="16"/>
          <w:szCs w:val="24"/>
        </w:rPr>
        <w:t>', '</w:t>
      </w:r>
      <w:r w:rsidRPr="004147F5">
        <w:rPr>
          <w:rFonts w:ascii="Courier New" w:hAnsi="Courier New" w:cs="Courier New"/>
          <w:sz w:val="16"/>
          <w:szCs w:val="24"/>
        </w:rPr>
        <w:t>;</w:t>
      </w:r>
    </w:p>
    <w:p w14:paraId="3BADD519"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WHEN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rec_otherpets.speciesID</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666666"/>
          <w:sz w:val="16"/>
          <w:szCs w:val="24"/>
        </w:rPr>
        <w:t>2</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THEN</w:t>
      </w:r>
      <w:r w:rsidRPr="004147F5">
        <w:rPr>
          <w:rFonts w:ascii="Courier New" w:hAnsi="Courier New" w:cs="Courier New"/>
          <w:sz w:val="16"/>
          <w:szCs w:val="24"/>
        </w:rPr>
        <w:t xml:space="preserve"> </w:t>
      </w:r>
    </w:p>
    <w:p w14:paraId="16D4FE45"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sz w:val="16"/>
          <w:szCs w:val="24"/>
        </w:rPr>
        <w:tab/>
      </w:r>
      <w:proofErr w:type="spellStart"/>
      <w:r w:rsidRPr="004147F5">
        <w:rPr>
          <w:rFonts w:ascii="Courier New" w:hAnsi="Courier New" w:cs="Courier New"/>
          <w:sz w:val="16"/>
          <w:szCs w:val="24"/>
        </w:rPr>
        <w:t>lv_</w:t>
      </w:r>
      <w:proofErr w:type="gramStart"/>
      <w:r w:rsidRPr="004147F5">
        <w:rPr>
          <w:rFonts w:ascii="Courier New" w:hAnsi="Courier New" w:cs="Courier New"/>
          <w:sz w:val="16"/>
          <w:szCs w:val="24"/>
        </w:rPr>
        <w:t>caninecount</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lv_caninecount</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666666"/>
          <w:sz w:val="16"/>
          <w:szCs w:val="24"/>
        </w:rPr>
        <w:t>1</w:t>
      </w:r>
      <w:r w:rsidRPr="004147F5">
        <w:rPr>
          <w:rFonts w:ascii="Courier New" w:hAnsi="Courier New" w:cs="Courier New"/>
          <w:sz w:val="16"/>
          <w:szCs w:val="24"/>
        </w:rPr>
        <w:t>;</w:t>
      </w:r>
    </w:p>
    <w:p w14:paraId="042B5CE9"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sz w:val="16"/>
          <w:szCs w:val="24"/>
        </w:rPr>
        <w:tab/>
      </w:r>
      <w:proofErr w:type="spellStart"/>
      <w:r w:rsidRPr="004147F5">
        <w:rPr>
          <w:rFonts w:ascii="Courier New" w:hAnsi="Courier New" w:cs="Courier New"/>
          <w:sz w:val="16"/>
          <w:szCs w:val="24"/>
        </w:rPr>
        <w:t>lv_canine</w:t>
      </w:r>
      <w:proofErr w:type="spellEnd"/>
      <w:r w:rsidRPr="004147F5">
        <w:rPr>
          <w:rFonts w:ascii="Courier New" w:hAnsi="Courier New" w:cs="Courier New"/>
          <w:sz w:val="16"/>
          <w:szCs w:val="24"/>
        </w:rPr>
        <w:t>:</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lv_canine</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rec_otherpets.BREED_NAME</w:t>
      </w:r>
      <w:proofErr w:type="spell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BA2121"/>
          <w:sz w:val="16"/>
          <w:szCs w:val="24"/>
        </w:rPr>
        <w:t>'-'</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rec_otherpets.COLORING</w:t>
      </w:r>
      <w:proofErr w:type="spellEnd"/>
      <w:r w:rsidRPr="004147F5">
        <w:rPr>
          <w:rFonts w:ascii="Courier New" w:hAnsi="Courier New" w:cs="Courier New"/>
          <w:color w:val="666666"/>
          <w:sz w:val="16"/>
          <w:szCs w:val="24"/>
        </w:rPr>
        <w:t>||</w:t>
      </w:r>
      <w:r w:rsidRPr="004147F5">
        <w:rPr>
          <w:rFonts w:ascii="Courier New" w:hAnsi="Courier New" w:cs="Courier New"/>
          <w:color w:val="BA2121"/>
          <w:sz w:val="16"/>
          <w:szCs w:val="24"/>
        </w:rPr>
        <w:t>' fur'</w:t>
      </w:r>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color w:val="BA2121"/>
          <w:sz w:val="16"/>
          <w:szCs w:val="24"/>
        </w:rPr>
        <w:t>', '</w:t>
      </w:r>
      <w:r w:rsidRPr="004147F5">
        <w:rPr>
          <w:rFonts w:ascii="Courier New" w:hAnsi="Courier New" w:cs="Courier New"/>
          <w:sz w:val="16"/>
          <w:szCs w:val="24"/>
        </w:rPr>
        <w:t>;</w:t>
      </w:r>
    </w:p>
    <w:p w14:paraId="0E9800D5"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WHEN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rec_otherpets.speciesID</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666666"/>
          <w:sz w:val="16"/>
          <w:szCs w:val="24"/>
        </w:rPr>
        <w:t>3</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THEN</w:t>
      </w:r>
      <w:r w:rsidRPr="004147F5">
        <w:rPr>
          <w:rFonts w:ascii="Courier New" w:hAnsi="Courier New" w:cs="Courier New"/>
          <w:sz w:val="16"/>
          <w:szCs w:val="24"/>
        </w:rPr>
        <w:t xml:space="preserve"> </w:t>
      </w:r>
    </w:p>
    <w:p w14:paraId="7864A8F8"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sz w:val="16"/>
          <w:szCs w:val="24"/>
        </w:rPr>
        <w:tab/>
      </w:r>
      <w:proofErr w:type="spellStart"/>
      <w:r w:rsidRPr="004147F5">
        <w:rPr>
          <w:rFonts w:ascii="Courier New" w:hAnsi="Courier New" w:cs="Courier New"/>
          <w:sz w:val="16"/>
          <w:szCs w:val="24"/>
        </w:rPr>
        <w:t>lv_</w:t>
      </w:r>
      <w:proofErr w:type="gramStart"/>
      <w:r w:rsidRPr="004147F5">
        <w:rPr>
          <w:rFonts w:ascii="Courier New" w:hAnsi="Courier New" w:cs="Courier New"/>
          <w:sz w:val="16"/>
          <w:szCs w:val="24"/>
        </w:rPr>
        <w:t>felinecount</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lv_felinecount</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666666"/>
          <w:sz w:val="16"/>
          <w:szCs w:val="24"/>
        </w:rPr>
        <w:t>1</w:t>
      </w:r>
      <w:r w:rsidRPr="004147F5">
        <w:rPr>
          <w:rFonts w:ascii="Courier New" w:hAnsi="Courier New" w:cs="Courier New"/>
          <w:sz w:val="16"/>
          <w:szCs w:val="24"/>
        </w:rPr>
        <w:t>;</w:t>
      </w:r>
    </w:p>
    <w:p w14:paraId="48B317C5"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sz w:val="16"/>
          <w:szCs w:val="24"/>
        </w:rPr>
        <w:tab/>
      </w:r>
      <w:proofErr w:type="spellStart"/>
      <w:r w:rsidRPr="004147F5">
        <w:rPr>
          <w:rFonts w:ascii="Courier New" w:hAnsi="Courier New" w:cs="Courier New"/>
          <w:sz w:val="16"/>
          <w:szCs w:val="24"/>
        </w:rPr>
        <w:t>lv_feline</w:t>
      </w:r>
      <w:proofErr w:type="spellEnd"/>
      <w:r w:rsidRPr="004147F5">
        <w:rPr>
          <w:rFonts w:ascii="Courier New" w:hAnsi="Courier New" w:cs="Courier New"/>
          <w:sz w:val="16"/>
          <w:szCs w:val="24"/>
        </w:rPr>
        <w:t>:</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lv_feline</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rec_otherpets.BREED_NAME</w:t>
      </w:r>
      <w:proofErr w:type="spell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BA2121"/>
          <w:sz w:val="16"/>
          <w:szCs w:val="24"/>
        </w:rPr>
        <w:t>'-'</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rec_otherpets.COLORING</w:t>
      </w:r>
      <w:proofErr w:type="spellEnd"/>
      <w:r w:rsidRPr="004147F5">
        <w:rPr>
          <w:rFonts w:ascii="Courier New" w:hAnsi="Courier New" w:cs="Courier New"/>
          <w:color w:val="666666"/>
          <w:sz w:val="16"/>
          <w:szCs w:val="24"/>
        </w:rPr>
        <w:t>||</w:t>
      </w:r>
      <w:r w:rsidRPr="004147F5">
        <w:rPr>
          <w:rFonts w:ascii="Courier New" w:hAnsi="Courier New" w:cs="Courier New"/>
          <w:color w:val="BA2121"/>
          <w:sz w:val="16"/>
          <w:szCs w:val="24"/>
        </w:rPr>
        <w:t>' fur'</w:t>
      </w:r>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color w:val="BA2121"/>
          <w:sz w:val="16"/>
          <w:szCs w:val="24"/>
        </w:rPr>
        <w:t>', '</w:t>
      </w:r>
      <w:r w:rsidRPr="004147F5">
        <w:rPr>
          <w:rFonts w:ascii="Courier New" w:hAnsi="Courier New" w:cs="Courier New"/>
          <w:sz w:val="16"/>
          <w:szCs w:val="24"/>
        </w:rPr>
        <w:t>;</w:t>
      </w:r>
    </w:p>
    <w:p w14:paraId="19A3CD24"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WHEN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rec_otherpets.speciesID</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666666"/>
          <w:sz w:val="16"/>
          <w:szCs w:val="24"/>
        </w:rPr>
        <w:t>4</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THEN</w:t>
      </w:r>
      <w:r w:rsidRPr="004147F5">
        <w:rPr>
          <w:rFonts w:ascii="Courier New" w:hAnsi="Courier New" w:cs="Courier New"/>
          <w:sz w:val="16"/>
          <w:szCs w:val="24"/>
        </w:rPr>
        <w:t xml:space="preserve"> </w:t>
      </w:r>
    </w:p>
    <w:p w14:paraId="3C01991F"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sz w:val="16"/>
          <w:szCs w:val="24"/>
        </w:rPr>
        <w:tab/>
      </w:r>
      <w:proofErr w:type="spellStart"/>
      <w:r w:rsidRPr="004147F5">
        <w:rPr>
          <w:rFonts w:ascii="Courier New" w:hAnsi="Courier New" w:cs="Courier New"/>
          <w:sz w:val="16"/>
          <w:szCs w:val="24"/>
        </w:rPr>
        <w:t>lv_</w:t>
      </w:r>
      <w:proofErr w:type="gramStart"/>
      <w:r w:rsidRPr="004147F5">
        <w:rPr>
          <w:rFonts w:ascii="Courier New" w:hAnsi="Courier New" w:cs="Courier New"/>
          <w:sz w:val="16"/>
          <w:szCs w:val="24"/>
        </w:rPr>
        <w:t>reptilecount</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lv_reptilecount</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666666"/>
          <w:sz w:val="16"/>
          <w:szCs w:val="24"/>
        </w:rPr>
        <w:t>1</w:t>
      </w:r>
      <w:r w:rsidRPr="004147F5">
        <w:rPr>
          <w:rFonts w:ascii="Courier New" w:hAnsi="Courier New" w:cs="Courier New"/>
          <w:sz w:val="16"/>
          <w:szCs w:val="24"/>
        </w:rPr>
        <w:t>;</w:t>
      </w:r>
    </w:p>
    <w:p w14:paraId="245C1933"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sz w:val="16"/>
          <w:szCs w:val="24"/>
        </w:rPr>
        <w:tab/>
      </w:r>
      <w:proofErr w:type="spellStart"/>
      <w:r w:rsidRPr="004147F5">
        <w:rPr>
          <w:rFonts w:ascii="Courier New" w:hAnsi="Courier New" w:cs="Courier New"/>
          <w:sz w:val="16"/>
          <w:szCs w:val="24"/>
        </w:rPr>
        <w:t>lv_reptile</w:t>
      </w:r>
      <w:proofErr w:type="spellEnd"/>
      <w:r w:rsidRPr="004147F5">
        <w:rPr>
          <w:rFonts w:ascii="Courier New" w:hAnsi="Courier New" w:cs="Courier New"/>
          <w:sz w:val="16"/>
          <w:szCs w:val="24"/>
        </w:rPr>
        <w:t>:</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lv_reptile</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rec_otherpets.BREED_NAME</w:t>
      </w:r>
      <w:proofErr w:type="spell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BA2121"/>
          <w:sz w:val="16"/>
          <w:szCs w:val="24"/>
        </w:rPr>
        <w:t>'-'</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rec_otherpets.COLORING</w:t>
      </w:r>
      <w:proofErr w:type="spellEnd"/>
      <w:r w:rsidRPr="004147F5">
        <w:rPr>
          <w:rFonts w:ascii="Courier New" w:hAnsi="Courier New" w:cs="Courier New"/>
          <w:color w:val="666666"/>
          <w:sz w:val="16"/>
          <w:szCs w:val="24"/>
        </w:rPr>
        <w:t>||</w:t>
      </w:r>
      <w:r w:rsidRPr="004147F5">
        <w:rPr>
          <w:rFonts w:ascii="Courier New" w:hAnsi="Courier New" w:cs="Courier New"/>
          <w:color w:val="BA2121"/>
          <w:sz w:val="16"/>
          <w:szCs w:val="24"/>
        </w:rPr>
        <w:t>' scales'</w:t>
      </w:r>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color w:val="BA2121"/>
          <w:sz w:val="16"/>
          <w:szCs w:val="24"/>
        </w:rPr>
        <w:t>', '</w:t>
      </w:r>
      <w:r w:rsidRPr="004147F5">
        <w:rPr>
          <w:rFonts w:ascii="Courier New" w:hAnsi="Courier New" w:cs="Courier New"/>
          <w:sz w:val="16"/>
          <w:szCs w:val="24"/>
        </w:rPr>
        <w:t>;</w:t>
      </w:r>
    </w:p>
    <w:p w14:paraId="7C3F7252"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ELSE</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NULL</w:t>
      </w:r>
      <w:r w:rsidRPr="004147F5">
        <w:rPr>
          <w:rFonts w:ascii="Courier New" w:hAnsi="Courier New" w:cs="Courier New"/>
          <w:sz w:val="16"/>
          <w:szCs w:val="24"/>
        </w:rPr>
        <w:t>;</w:t>
      </w:r>
    </w:p>
    <w:p w14:paraId="2911A7DB"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END</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CASE</w:t>
      </w:r>
      <w:r w:rsidRPr="004147F5">
        <w:rPr>
          <w:rFonts w:ascii="Courier New" w:hAnsi="Courier New" w:cs="Courier New"/>
          <w:sz w:val="16"/>
          <w:szCs w:val="24"/>
        </w:rPr>
        <w:t>;</w:t>
      </w:r>
    </w:p>
    <w:p w14:paraId="25613DF9"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proofErr w:type="spellStart"/>
      <w:r w:rsidRPr="004147F5">
        <w:rPr>
          <w:rFonts w:ascii="Courier New" w:hAnsi="Courier New" w:cs="Courier New"/>
          <w:sz w:val="16"/>
          <w:szCs w:val="24"/>
        </w:rPr>
        <w:t>lv_</w:t>
      </w:r>
      <w:proofErr w:type="gramStart"/>
      <w:r w:rsidRPr="004147F5">
        <w:rPr>
          <w:rFonts w:ascii="Courier New" w:hAnsi="Courier New" w:cs="Courier New"/>
          <w:sz w:val="16"/>
          <w:szCs w:val="24"/>
        </w:rPr>
        <w:t>loop</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lv_loop</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666666"/>
          <w:sz w:val="16"/>
          <w:szCs w:val="24"/>
        </w:rPr>
        <w:t>1</w:t>
      </w:r>
      <w:r w:rsidRPr="004147F5">
        <w:rPr>
          <w:rFonts w:ascii="Courier New" w:hAnsi="Courier New" w:cs="Courier New"/>
          <w:sz w:val="16"/>
          <w:szCs w:val="24"/>
        </w:rPr>
        <w:t>;</w:t>
      </w:r>
    </w:p>
    <w:p w14:paraId="1E9342E4"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END</w:t>
      </w:r>
      <w:r w:rsidRPr="004147F5">
        <w:rPr>
          <w:rFonts w:ascii="Courier New" w:hAnsi="Courier New" w:cs="Courier New"/>
          <w:sz w:val="16"/>
          <w:szCs w:val="24"/>
        </w:rPr>
        <w:t xml:space="preserve"> LOOP;</w:t>
      </w:r>
    </w:p>
    <w:p w14:paraId="1279D89B"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p>
    <w:p w14:paraId="6777797D"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CASE</w:t>
      </w:r>
    </w:p>
    <w:p w14:paraId="6D7C9FAD"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WHEN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lv_loop</w:t>
      </w:r>
      <w:proofErr w:type="spellEnd"/>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IS</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NULL</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OR</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lv_loop</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666666"/>
          <w:sz w:val="16"/>
          <w:szCs w:val="24"/>
        </w:rPr>
        <w:t>0</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THEN</w:t>
      </w:r>
    </w:p>
    <w:p w14:paraId="6106A5EF"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proofErr w:type="spellStart"/>
      <w:r w:rsidRPr="004147F5">
        <w:rPr>
          <w:rFonts w:ascii="Courier New" w:hAnsi="Courier New" w:cs="Courier New"/>
          <w:sz w:val="16"/>
          <w:szCs w:val="24"/>
        </w:rPr>
        <w:t>lv_other_</w:t>
      </w:r>
      <w:proofErr w:type="gramStart"/>
      <w:r w:rsidRPr="004147F5">
        <w:rPr>
          <w:rFonts w:ascii="Courier New" w:hAnsi="Courier New" w:cs="Courier New"/>
          <w:sz w:val="16"/>
          <w:szCs w:val="24"/>
        </w:rPr>
        <w:t>pets</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BA2121"/>
          <w:sz w:val="16"/>
          <w:szCs w:val="24"/>
        </w:rPr>
        <w:t>'No other (known) pets owned by this owner currently.'</w:t>
      </w:r>
      <w:r w:rsidRPr="004147F5">
        <w:rPr>
          <w:rFonts w:ascii="Courier New" w:hAnsi="Courier New" w:cs="Courier New"/>
          <w:sz w:val="16"/>
          <w:szCs w:val="24"/>
        </w:rPr>
        <w:t>;</w:t>
      </w:r>
    </w:p>
    <w:p w14:paraId="5718A5DA"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ELSE</w:t>
      </w:r>
      <w:r w:rsidRPr="004147F5">
        <w:rPr>
          <w:rFonts w:ascii="Courier New" w:hAnsi="Courier New" w:cs="Courier New"/>
          <w:sz w:val="16"/>
          <w:szCs w:val="24"/>
        </w:rPr>
        <w:t xml:space="preserve"> </w:t>
      </w:r>
    </w:p>
    <w:p w14:paraId="679F88D7"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proofErr w:type="spellStart"/>
      <w:r w:rsidRPr="004147F5">
        <w:rPr>
          <w:rFonts w:ascii="Courier New" w:hAnsi="Courier New" w:cs="Courier New"/>
          <w:sz w:val="16"/>
          <w:szCs w:val="24"/>
        </w:rPr>
        <w:t>lv_other_</w:t>
      </w:r>
      <w:proofErr w:type="gramStart"/>
      <w:r w:rsidRPr="004147F5">
        <w:rPr>
          <w:rFonts w:ascii="Courier New" w:hAnsi="Courier New" w:cs="Courier New"/>
          <w:sz w:val="16"/>
          <w:szCs w:val="24"/>
        </w:rPr>
        <w:t>pets</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BA2121"/>
          <w:sz w:val="16"/>
          <w:szCs w:val="24"/>
        </w:rPr>
        <w:t>'This animal has pet-siblings with the following species/breeds:'</w:t>
      </w:r>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color w:val="BA2121"/>
          <w:sz w:val="16"/>
          <w:szCs w:val="24"/>
        </w:rPr>
        <w:t>' '</w:t>
      </w:r>
      <w:r w:rsidRPr="004147F5">
        <w:rPr>
          <w:rFonts w:ascii="Courier New" w:hAnsi="Courier New" w:cs="Courier New"/>
          <w:color w:val="666666"/>
          <w:sz w:val="16"/>
          <w:szCs w:val="24"/>
        </w:rPr>
        <w:t>||</w:t>
      </w:r>
      <w:r w:rsidRPr="004147F5">
        <w:rPr>
          <w:rFonts w:ascii="Courier New" w:hAnsi="Courier New" w:cs="Courier New"/>
          <w:sz w:val="16"/>
          <w:szCs w:val="24"/>
        </w:rPr>
        <w:t xml:space="preserve"> CHR(</w:t>
      </w:r>
      <w:r w:rsidRPr="004147F5">
        <w:rPr>
          <w:rFonts w:ascii="Courier New" w:hAnsi="Courier New" w:cs="Courier New"/>
          <w:color w:val="666666"/>
          <w:sz w:val="16"/>
          <w:szCs w:val="24"/>
        </w:rPr>
        <w:t>10</w:t>
      </w:r>
      <w:r w:rsidRPr="004147F5">
        <w:rPr>
          <w:rFonts w:ascii="Courier New" w:hAnsi="Courier New" w:cs="Courier New"/>
          <w:sz w:val="16"/>
          <w:szCs w:val="24"/>
        </w:rPr>
        <w:t>);</w:t>
      </w:r>
    </w:p>
    <w:p w14:paraId="6E51887A"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t xml:space="preserve">IF </w:t>
      </w:r>
      <w:proofErr w:type="spellStart"/>
      <w:r w:rsidRPr="004147F5">
        <w:rPr>
          <w:rFonts w:ascii="Courier New" w:hAnsi="Courier New" w:cs="Courier New"/>
          <w:sz w:val="16"/>
          <w:szCs w:val="24"/>
        </w:rPr>
        <w:t>lv_aviancount</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&gt;</w:t>
      </w:r>
      <w:r w:rsidRPr="004147F5">
        <w:rPr>
          <w:rFonts w:ascii="Courier New" w:hAnsi="Courier New" w:cs="Courier New"/>
          <w:sz w:val="16"/>
          <w:szCs w:val="24"/>
        </w:rPr>
        <w:t xml:space="preserve"> </w:t>
      </w:r>
      <w:r w:rsidRPr="004147F5">
        <w:rPr>
          <w:rFonts w:ascii="Courier New" w:hAnsi="Courier New" w:cs="Courier New"/>
          <w:color w:val="666666"/>
          <w:sz w:val="16"/>
          <w:szCs w:val="24"/>
        </w:rPr>
        <w:t>0</w:t>
      </w:r>
    </w:p>
    <w:p w14:paraId="48EDB17F"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THEN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lv_other_</w:t>
      </w:r>
      <w:proofErr w:type="gramStart"/>
      <w:r w:rsidRPr="004147F5">
        <w:rPr>
          <w:rFonts w:ascii="Courier New" w:hAnsi="Courier New" w:cs="Courier New"/>
          <w:sz w:val="16"/>
          <w:szCs w:val="24"/>
        </w:rPr>
        <w:t>pets</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lv_other_pets</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BA2121"/>
          <w:sz w:val="16"/>
          <w:szCs w:val="24"/>
        </w:rPr>
        <w:t>'They own (or have owned) '</w:t>
      </w:r>
      <w:r w:rsidRPr="004147F5">
        <w:rPr>
          <w:rFonts w:ascii="Courier New" w:hAnsi="Courier New" w:cs="Courier New"/>
          <w:color w:val="666666"/>
          <w:sz w:val="16"/>
          <w:szCs w:val="24"/>
        </w:rPr>
        <w:t>||</w:t>
      </w:r>
      <w:proofErr w:type="spellStart"/>
      <w:r w:rsidRPr="004147F5">
        <w:rPr>
          <w:rFonts w:ascii="Courier New" w:hAnsi="Courier New" w:cs="Courier New"/>
          <w:sz w:val="16"/>
          <w:szCs w:val="24"/>
        </w:rPr>
        <w:t>lv_aviancount</w:t>
      </w:r>
      <w:proofErr w:type="spellEnd"/>
      <w:r w:rsidRPr="004147F5">
        <w:rPr>
          <w:rFonts w:ascii="Courier New" w:hAnsi="Courier New" w:cs="Courier New"/>
          <w:color w:val="666666"/>
          <w:sz w:val="16"/>
          <w:szCs w:val="24"/>
        </w:rPr>
        <w:t>||</w:t>
      </w:r>
      <w:r w:rsidRPr="004147F5">
        <w:rPr>
          <w:rFonts w:ascii="Courier New" w:hAnsi="Courier New" w:cs="Courier New"/>
          <w:color w:val="BA2121"/>
          <w:sz w:val="16"/>
          <w:szCs w:val="24"/>
        </w:rPr>
        <w:t>' birds of the following breeds: '</w:t>
      </w:r>
      <w:r w:rsidRPr="004147F5">
        <w:rPr>
          <w:rFonts w:ascii="Courier New" w:hAnsi="Courier New" w:cs="Courier New"/>
          <w:color w:val="666666"/>
          <w:sz w:val="16"/>
          <w:szCs w:val="24"/>
        </w:rPr>
        <w:t>||</w:t>
      </w:r>
      <w:proofErr w:type="spellStart"/>
      <w:r w:rsidRPr="004147F5">
        <w:rPr>
          <w:rFonts w:ascii="Courier New" w:hAnsi="Courier New" w:cs="Courier New"/>
          <w:sz w:val="16"/>
          <w:szCs w:val="24"/>
        </w:rPr>
        <w:t>lv_avian</w:t>
      </w:r>
      <w:proofErr w:type="spellEnd"/>
      <w:r w:rsidRPr="004147F5">
        <w:rPr>
          <w:rFonts w:ascii="Courier New" w:hAnsi="Courier New" w:cs="Courier New"/>
          <w:color w:val="666666"/>
          <w:sz w:val="16"/>
          <w:szCs w:val="24"/>
        </w:rPr>
        <w:t>||</w:t>
      </w:r>
      <w:r w:rsidRPr="004147F5">
        <w:rPr>
          <w:rFonts w:ascii="Courier New" w:hAnsi="Courier New" w:cs="Courier New"/>
          <w:color w:val="BA2121"/>
          <w:sz w:val="16"/>
          <w:szCs w:val="24"/>
        </w:rPr>
        <w:t>' '</w:t>
      </w:r>
      <w:r w:rsidRPr="004147F5">
        <w:rPr>
          <w:rFonts w:ascii="Courier New" w:hAnsi="Courier New" w:cs="Courier New"/>
          <w:color w:val="666666"/>
          <w:sz w:val="16"/>
          <w:szCs w:val="24"/>
        </w:rPr>
        <w:t>||</w:t>
      </w:r>
      <w:r w:rsidRPr="004147F5">
        <w:rPr>
          <w:rFonts w:ascii="Courier New" w:hAnsi="Courier New" w:cs="Courier New"/>
          <w:sz w:val="16"/>
          <w:szCs w:val="24"/>
        </w:rPr>
        <w:t xml:space="preserve"> CHR(</w:t>
      </w:r>
      <w:r w:rsidRPr="004147F5">
        <w:rPr>
          <w:rFonts w:ascii="Courier New" w:hAnsi="Courier New" w:cs="Courier New"/>
          <w:color w:val="666666"/>
          <w:sz w:val="16"/>
          <w:szCs w:val="24"/>
        </w:rPr>
        <w:t>10</w:t>
      </w:r>
      <w:r w:rsidRPr="004147F5">
        <w:rPr>
          <w:rFonts w:ascii="Courier New" w:hAnsi="Courier New" w:cs="Courier New"/>
          <w:sz w:val="16"/>
          <w:szCs w:val="24"/>
        </w:rPr>
        <w:t>);</w:t>
      </w:r>
    </w:p>
    <w:p w14:paraId="61BF34AB"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END</w:t>
      </w:r>
      <w:r w:rsidRPr="004147F5">
        <w:rPr>
          <w:rFonts w:ascii="Courier New" w:hAnsi="Courier New" w:cs="Courier New"/>
          <w:sz w:val="16"/>
          <w:szCs w:val="24"/>
        </w:rPr>
        <w:t xml:space="preserve"> IF;</w:t>
      </w:r>
    </w:p>
    <w:p w14:paraId="7F5474A9"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t xml:space="preserve">IF </w:t>
      </w:r>
      <w:proofErr w:type="spellStart"/>
      <w:r w:rsidRPr="004147F5">
        <w:rPr>
          <w:rFonts w:ascii="Courier New" w:hAnsi="Courier New" w:cs="Courier New"/>
          <w:sz w:val="16"/>
          <w:szCs w:val="24"/>
        </w:rPr>
        <w:t>lv_caninecount</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&gt;</w:t>
      </w:r>
      <w:r w:rsidRPr="004147F5">
        <w:rPr>
          <w:rFonts w:ascii="Courier New" w:hAnsi="Courier New" w:cs="Courier New"/>
          <w:sz w:val="16"/>
          <w:szCs w:val="24"/>
        </w:rPr>
        <w:t xml:space="preserve"> </w:t>
      </w:r>
      <w:r w:rsidRPr="004147F5">
        <w:rPr>
          <w:rFonts w:ascii="Courier New" w:hAnsi="Courier New" w:cs="Courier New"/>
          <w:color w:val="666666"/>
          <w:sz w:val="16"/>
          <w:szCs w:val="24"/>
        </w:rPr>
        <w:t>0</w:t>
      </w:r>
      <w:r w:rsidRPr="004147F5">
        <w:rPr>
          <w:rFonts w:ascii="Courier New" w:hAnsi="Courier New" w:cs="Courier New"/>
          <w:sz w:val="16"/>
          <w:szCs w:val="24"/>
        </w:rPr>
        <w:t xml:space="preserve"> </w:t>
      </w:r>
    </w:p>
    <w:p w14:paraId="660C70DA"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THEN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lv_other_</w:t>
      </w:r>
      <w:proofErr w:type="gramStart"/>
      <w:r w:rsidRPr="004147F5">
        <w:rPr>
          <w:rFonts w:ascii="Courier New" w:hAnsi="Courier New" w:cs="Courier New"/>
          <w:sz w:val="16"/>
          <w:szCs w:val="24"/>
        </w:rPr>
        <w:t>pets</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lv_other_pets</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BA2121"/>
          <w:sz w:val="16"/>
          <w:szCs w:val="24"/>
        </w:rPr>
        <w:t>'They own (or have owned) '</w:t>
      </w:r>
      <w:r w:rsidRPr="004147F5">
        <w:rPr>
          <w:rFonts w:ascii="Courier New" w:hAnsi="Courier New" w:cs="Courier New"/>
          <w:color w:val="666666"/>
          <w:sz w:val="16"/>
          <w:szCs w:val="24"/>
        </w:rPr>
        <w:t>||</w:t>
      </w:r>
      <w:proofErr w:type="spellStart"/>
      <w:r w:rsidRPr="004147F5">
        <w:rPr>
          <w:rFonts w:ascii="Courier New" w:hAnsi="Courier New" w:cs="Courier New"/>
          <w:sz w:val="16"/>
          <w:szCs w:val="24"/>
        </w:rPr>
        <w:t>lv_caninecount</w:t>
      </w:r>
      <w:proofErr w:type="spellEnd"/>
      <w:r w:rsidRPr="004147F5">
        <w:rPr>
          <w:rFonts w:ascii="Courier New" w:hAnsi="Courier New" w:cs="Courier New"/>
          <w:color w:val="666666"/>
          <w:sz w:val="16"/>
          <w:szCs w:val="24"/>
        </w:rPr>
        <w:t>||</w:t>
      </w:r>
      <w:r w:rsidRPr="004147F5">
        <w:rPr>
          <w:rFonts w:ascii="Courier New" w:hAnsi="Courier New" w:cs="Courier New"/>
          <w:color w:val="BA2121"/>
          <w:sz w:val="16"/>
          <w:szCs w:val="24"/>
        </w:rPr>
        <w:t>' dogs of the following breeds: '</w:t>
      </w:r>
      <w:r w:rsidRPr="004147F5">
        <w:rPr>
          <w:rFonts w:ascii="Courier New" w:hAnsi="Courier New" w:cs="Courier New"/>
          <w:color w:val="666666"/>
          <w:sz w:val="16"/>
          <w:szCs w:val="24"/>
        </w:rPr>
        <w:t>||</w:t>
      </w:r>
      <w:proofErr w:type="spellStart"/>
      <w:r w:rsidRPr="004147F5">
        <w:rPr>
          <w:rFonts w:ascii="Courier New" w:hAnsi="Courier New" w:cs="Courier New"/>
          <w:sz w:val="16"/>
          <w:szCs w:val="24"/>
        </w:rPr>
        <w:t>lv_canine</w:t>
      </w:r>
      <w:proofErr w:type="spellEnd"/>
      <w:r w:rsidRPr="004147F5">
        <w:rPr>
          <w:rFonts w:ascii="Courier New" w:hAnsi="Courier New" w:cs="Courier New"/>
          <w:color w:val="666666"/>
          <w:sz w:val="16"/>
          <w:szCs w:val="24"/>
        </w:rPr>
        <w:t>||</w:t>
      </w:r>
      <w:r w:rsidRPr="004147F5">
        <w:rPr>
          <w:rFonts w:ascii="Courier New" w:hAnsi="Courier New" w:cs="Courier New"/>
          <w:color w:val="BA2121"/>
          <w:sz w:val="16"/>
          <w:szCs w:val="24"/>
        </w:rPr>
        <w:t>' '</w:t>
      </w:r>
      <w:r w:rsidRPr="004147F5">
        <w:rPr>
          <w:rFonts w:ascii="Courier New" w:hAnsi="Courier New" w:cs="Courier New"/>
          <w:color w:val="666666"/>
          <w:sz w:val="16"/>
          <w:szCs w:val="24"/>
        </w:rPr>
        <w:t>||</w:t>
      </w:r>
      <w:r w:rsidRPr="004147F5">
        <w:rPr>
          <w:rFonts w:ascii="Courier New" w:hAnsi="Courier New" w:cs="Courier New"/>
          <w:sz w:val="16"/>
          <w:szCs w:val="24"/>
        </w:rPr>
        <w:t xml:space="preserve"> CHR(</w:t>
      </w:r>
      <w:r w:rsidRPr="004147F5">
        <w:rPr>
          <w:rFonts w:ascii="Courier New" w:hAnsi="Courier New" w:cs="Courier New"/>
          <w:color w:val="666666"/>
          <w:sz w:val="16"/>
          <w:szCs w:val="24"/>
        </w:rPr>
        <w:t>10</w:t>
      </w:r>
      <w:r w:rsidRPr="004147F5">
        <w:rPr>
          <w:rFonts w:ascii="Courier New" w:hAnsi="Courier New" w:cs="Courier New"/>
          <w:sz w:val="16"/>
          <w:szCs w:val="24"/>
        </w:rPr>
        <w:t>);</w:t>
      </w:r>
    </w:p>
    <w:p w14:paraId="065245F9"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END</w:t>
      </w:r>
      <w:r w:rsidRPr="004147F5">
        <w:rPr>
          <w:rFonts w:ascii="Courier New" w:hAnsi="Courier New" w:cs="Courier New"/>
          <w:sz w:val="16"/>
          <w:szCs w:val="24"/>
        </w:rPr>
        <w:t xml:space="preserve"> IF;</w:t>
      </w:r>
    </w:p>
    <w:p w14:paraId="1D530EB7"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t xml:space="preserve">IF </w:t>
      </w:r>
      <w:proofErr w:type="spellStart"/>
      <w:r w:rsidRPr="004147F5">
        <w:rPr>
          <w:rFonts w:ascii="Courier New" w:hAnsi="Courier New" w:cs="Courier New"/>
          <w:sz w:val="16"/>
          <w:szCs w:val="24"/>
        </w:rPr>
        <w:t>lv_felinecount</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&gt;</w:t>
      </w:r>
      <w:r w:rsidRPr="004147F5">
        <w:rPr>
          <w:rFonts w:ascii="Courier New" w:hAnsi="Courier New" w:cs="Courier New"/>
          <w:sz w:val="16"/>
          <w:szCs w:val="24"/>
        </w:rPr>
        <w:t xml:space="preserve"> </w:t>
      </w:r>
      <w:r w:rsidRPr="004147F5">
        <w:rPr>
          <w:rFonts w:ascii="Courier New" w:hAnsi="Courier New" w:cs="Courier New"/>
          <w:color w:val="666666"/>
          <w:sz w:val="16"/>
          <w:szCs w:val="24"/>
        </w:rPr>
        <w:t>0</w:t>
      </w:r>
      <w:r w:rsidRPr="004147F5">
        <w:rPr>
          <w:rFonts w:ascii="Courier New" w:hAnsi="Courier New" w:cs="Courier New"/>
          <w:sz w:val="16"/>
          <w:szCs w:val="24"/>
        </w:rPr>
        <w:t xml:space="preserve"> </w:t>
      </w:r>
    </w:p>
    <w:p w14:paraId="1668513C"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THEN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lv_other_</w:t>
      </w:r>
      <w:proofErr w:type="gramStart"/>
      <w:r w:rsidRPr="004147F5">
        <w:rPr>
          <w:rFonts w:ascii="Courier New" w:hAnsi="Courier New" w:cs="Courier New"/>
          <w:sz w:val="16"/>
          <w:szCs w:val="24"/>
        </w:rPr>
        <w:t>pets</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lv_other_pets</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BA2121"/>
          <w:sz w:val="16"/>
          <w:szCs w:val="24"/>
        </w:rPr>
        <w:t>'They own (or have owned) '</w:t>
      </w:r>
      <w:r w:rsidRPr="004147F5">
        <w:rPr>
          <w:rFonts w:ascii="Courier New" w:hAnsi="Courier New" w:cs="Courier New"/>
          <w:color w:val="666666"/>
          <w:sz w:val="16"/>
          <w:szCs w:val="24"/>
        </w:rPr>
        <w:t>||</w:t>
      </w:r>
      <w:proofErr w:type="spellStart"/>
      <w:r w:rsidRPr="004147F5">
        <w:rPr>
          <w:rFonts w:ascii="Courier New" w:hAnsi="Courier New" w:cs="Courier New"/>
          <w:sz w:val="16"/>
          <w:szCs w:val="24"/>
        </w:rPr>
        <w:t>lv_felinecount</w:t>
      </w:r>
      <w:proofErr w:type="spellEnd"/>
      <w:r w:rsidRPr="004147F5">
        <w:rPr>
          <w:rFonts w:ascii="Courier New" w:hAnsi="Courier New" w:cs="Courier New"/>
          <w:color w:val="666666"/>
          <w:sz w:val="16"/>
          <w:szCs w:val="24"/>
        </w:rPr>
        <w:t>||</w:t>
      </w:r>
      <w:r w:rsidRPr="004147F5">
        <w:rPr>
          <w:rFonts w:ascii="Courier New" w:hAnsi="Courier New" w:cs="Courier New"/>
          <w:color w:val="BA2121"/>
          <w:sz w:val="16"/>
          <w:szCs w:val="24"/>
        </w:rPr>
        <w:t>' cats of the following breeds: '</w:t>
      </w:r>
      <w:r w:rsidRPr="004147F5">
        <w:rPr>
          <w:rFonts w:ascii="Courier New" w:hAnsi="Courier New" w:cs="Courier New"/>
          <w:color w:val="666666"/>
          <w:sz w:val="16"/>
          <w:szCs w:val="24"/>
        </w:rPr>
        <w:t>||</w:t>
      </w:r>
      <w:proofErr w:type="spellStart"/>
      <w:r w:rsidRPr="004147F5">
        <w:rPr>
          <w:rFonts w:ascii="Courier New" w:hAnsi="Courier New" w:cs="Courier New"/>
          <w:sz w:val="16"/>
          <w:szCs w:val="24"/>
        </w:rPr>
        <w:t>lv_feline</w:t>
      </w:r>
      <w:proofErr w:type="spellEnd"/>
      <w:r w:rsidRPr="004147F5">
        <w:rPr>
          <w:rFonts w:ascii="Courier New" w:hAnsi="Courier New" w:cs="Courier New"/>
          <w:color w:val="666666"/>
          <w:sz w:val="16"/>
          <w:szCs w:val="24"/>
        </w:rPr>
        <w:t>||</w:t>
      </w:r>
      <w:r w:rsidRPr="004147F5">
        <w:rPr>
          <w:rFonts w:ascii="Courier New" w:hAnsi="Courier New" w:cs="Courier New"/>
          <w:color w:val="BA2121"/>
          <w:sz w:val="16"/>
          <w:szCs w:val="24"/>
        </w:rPr>
        <w:t>' '</w:t>
      </w:r>
      <w:r w:rsidRPr="004147F5">
        <w:rPr>
          <w:rFonts w:ascii="Courier New" w:hAnsi="Courier New" w:cs="Courier New"/>
          <w:color w:val="666666"/>
          <w:sz w:val="16"/>
          <w:szCs w:val="24"/>
        </w:rPr>
        <w:t>||</w:t>
      </w:r>
      <w:r w:rsidRPr="004147F5">
        <w:rPr>
          <w:rFonts w:ascii="Courier New" w:hAnsi="Courier New" w:cs="Courier New"/>
          <w:sz w:val="16"/>
          <w:szCs w:val="24"/>
        </w:rPr>
        <w:t xml:space="preserve"> CHR(</w:t>
      </w:r>
      <w:r w:rsidRPr="004147F5">
        <w:rPr>
          <w:rFonts w:ascii="Courier New" w:hAnsi="Courier New" w:cs="Courier New"/>
          <w:color w:val="666666"/>
          <w:sz w:val="16"/>
          <w:szCs w:val="24"/>
        </w:rPr>
        <w:t>10</w:t>
      </w:r>
      <w:r w:rsidRPr="004147F5">
        <w:rPr>
          <w:rFonts w:ascii="Courier New" w:hAnsi="Courier New" w:cs="Courier New"/>
          <w:sz w:val="16"/>
          <w:szCs w:val="24"/>
        </w:rPr>
        <w:t>);</w:t>
      </w:r>
    </w:p>
    <w:p w14:paraId="3B011A9A"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END</w:t>
      </w:r>
      <w:r w:rsidRPr="004147F5">
        <w:rPr>
          <w:rFonts w:ascii="Courier New" w:hAnsi="Courier New" w:cs="Courier New"/>
          <w:sz w:val="16"/>
          <w:szCs w:val="24"/>
        </w:rPr>
        <w:t xml:space="preserve"> IF;</w:t>
      </w:r>
    </w:p>
    <w:p w14:paraId="34665B71"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t xml:space="preserve">IF </w:t>
      </w:r>
      <w:proofErr w:type="spellStart"/>
      <w:r w:rsidRPr="004147F5">
        <w:rPr>
          <w:rFonts w:ascii="Courier New" w:hAnsi="Courier New" w:cs="Courier New"/>
          <w:sz w:val="16"/>
          <w:szCs w:val="24"/>
        </w:rPr>
        <w:t>lv_reptilecount</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&gt;</w:t>
      </w:r>
      <w:r w:rsidRPr="004147F5">
        <w:rPr>
          <w:rFonts w:ascii="Courier New" w:hAnsi="Courier New" w:cs="Courier New"/>
          <w:sz w:val="16"/>
          <w:szCs w:val="24"/>
        </w:rPr>
        <w:t xml:space="preserve"> </w:t>
      </w:r>
      <w:r w:rsidRPr="004147F5">
        <w:rPr>
          <w:rFonts w:ascii="Courier New" w:hAnsi="Courier New" w:cs="Courier New"/>
          <w:color w:val="666666"/>
          <w:sz w:val="16"/>
          <w:szCs w:val="24"/>
        </w:rPr>
        <w:t>0</w:t>
      </w:r>
      <w:r w:rsidRPr="004147F5">
        <w:rPr>
          <w:rFonts w:ascii="Courier New" w:hAnsi="Courier New" w:cs="Courier New"/>
          <w:sz w:val="16"/>
          <w:szCs w:val="24"/>
        </w:rPr>
        <w:t xml:space="preserve"> </w:t>
      </w:r>
    </w:p>
    <w:p w14:paraId="55CEBB31" w14:textId="6652028E"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THEN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lv_other_</w:t>
      </w:r>
      <w:proofErr w:type="gramStart"/>
      <w:r w:rsidRPr="004147F5">
        <w:rPr>
          <w:rFonts w:ascii="Courier New" w:hAnsi="Courier New" w:cs="Courier New"/>
          <w:sz w:val="16"/>
          <w:szCs w:val="24"/>
        </w:rPr>
        <w:t>pets</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lv_other_pets</w:t>
      </w:r>
      <w:proofErr w:type="spellEnd"/>
      <w:r w:rsidRPr="004147F5">
        <w:rPr>
          <w:rFonts w:ascii="Courier New" w:hAnsi="Courier New" w:cs="Courier New"/>
          <w:sz w:val="16"/>
          <w:szCs w:val="24"/>
        </w:rPr>
        <w:t xml:space="preserve"> </w:t>
      </w:r>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r w:rsidRPr="004147F5">
        <w:rPr>
          <w:rFonts w:ascii="Courier New" w:hAnsi="Courier New" w:cs="Courier New"/>
          <w:color w:val="BA2121"/>
          <w:sz w:val="16"/>
          <w:szCs w:val="24"/>
        </w:rPr>
        <w:t>'They own (or have owned) '</w:t>
      </w:r>
      <w:r w:rsidRPr="004147F5">
        <w:rPr>
          <w:rFonts w:ascii="Courier New" w:hAnsi="Courier New" w:cs="Courier New"/>
          <w:color w:val="666666"/>
          <w:sz w:val="16"/>
          <w:szCs w:val="24"/>
        </w:rPr>
        <w:t>||</w:t>
      </w:r>
      <w:proofErr w:type="spellStart"/>
      <w:r w:rsidRPr="004147F5">
        <w:rPr>
          <w:rFonts w:ascii="Courier New" w:hAnsi="Courier New" w:cs="Courier New"/>
          <w:sz w:val="16"/>
          <w:szCs w:val="24"/>
        </w:rPr>
        <w:t>lv_reptilecount</w:t>
      </w:r>
      <w:proofErr w:type="spellEnd"/>
      <w:r w:rsidRPr="004147F5">
        <w:rPr>
          <w:rFonts w:ascii="Courier New" w:hAnsi="Courier New" w:cs="Courier New"/>
          <w:color w:val="666666"/>
          <w:sz w:val="16"/>
          <w:szCs w:val="24"/>
        </w:rPr>
        <w:t>||</w:t>
      </w:r>
      <w:r w:rsidRPr="004147F5">
        <w:rPr>
          <w:rFonts w:ascii="Courier New" w:hAnsi="Courier New" w:cs="Courier New"/>
          <w:color w:val="BA2121"/>
          <w:sz w:val="16"/>
          <w:szCs w:val="24"/>
        </w:rPr>
        <w:t>' reptiles of the following breeds: '</w:t>
      </w:r>
      <w:r w:rsidRPr="004147F5">
        <w:rPr>
          <w:rFonts w:ascii="Courier New" w:hAnsi="Courier New" w:cs="Courier New"/>
          <w:color w:val="666666"/>
          <w:sz w:val="16"/>
          <w:szCs w:val="24"/>
        </w:rPr>
        <w:t>||</w:t>
      </w:r>
      <w:proofErr w:type="spellStart"/>
      <w:r w:rsidRPr="004147F5">
        <w:rPr>
          <w:rFonts w:ascii="Courier New" w:hAnsi="Courier New" w:cs="Courier New"/>
          <w:sz w:val="16"/>
          <w:szCs w:val="24"/>
        </w:rPr>
        <w:t>lv_reptile</w:t>
      </w:r>
      <w:proofErr w:type="spellEnd"/>
      <w:r w:rsidRPr="004147F5">
        <w:rPr>
          <w:rFonts w:ascii="Courier New" w:hAnsi="Courier New" w:cs="Courier New"/>
          <w:color w:val="666666"/>
          <w:sz w:val="16"/>
          <w:szCs w:val="24"/>
        </w:rPr>
        <w:t>||</w:t>
      </w:r>
      <w:r w:rsidRPr="004147F5">
        <w:rPr>
          <w:rFonts w:ascii="Courier New" w:hAnsi="Courier New" w:cs="Courier New"/>
          <w:color w:val="BA2121"/>
          <w:sz w:val="16"/>
          <w:szCs w:val="24"/>
        </w:rPr>
        <w:t>' '</w:t>
      </w:r>
      <w:r w:rsidRPr="004147F5">
        <w:rPr>
          <w:rFonts w:ascii="Courier New" w:hAnsi="Courier New" w:cs="Courier New"/>
          <w:color w:val="666666"/>
          <w:sz w:val="16"/>
          <w:szCs w:val="24"/>
        </w:rPr>
        <w:t>||</w:t>
      </w:r>
      <w:r w:rsidRPr="004147F5">
        <w:rPr>
          <w:rFonts w:ascii="Courier New" w:hAnsi="Courier New" w:cs="Courier New"/>
          <w:sz w:val="16"/>
          <w:szCs w:val="24"/>
        </w:rPr>
        <w:t xml:space="preserve"> CHR(</w:t>
      </w:r>
      <w:r w:rsidRPr="004147F5">
        <w:rPr>
          <w:rFonts w:ascii="Courier New" w:hAnsi="Courier New" w:cs="Courier New"/>
          <w:color w:val="666666"/>
          <w:sz w:val="16"/>
          <w:szCs w:val="24"/>
        </w:rPr>
        <w:t>10</w:t>
      </w:r>
      <w:r w:rsidRPr="004147F5">
        <w:rPr>
          <w:rFonts w:ascii="Courier New" w:hAnsi="Courier New" w:cs="Courier New"/>
          <w:sz w:val="16"/>
          <w:szCs w:val="24"/>
        </w:rPr>
        <w:t>);</w:t>
      </w:r>
    </w:p>
    <w:p w14:paraId="76F02907"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sz w:val="16"/>
          <w:szCs w:val="24"/>
        </w:rPr>
        <w:tab/>
      </w:r>
      <w:r w:rsidRPr="004147F5">
        <w:rPr>
          <w:rFonts w:ascii="Courier New" w:hAnsi="Courier New" w:cs="Courier New"/>
          <w:b/>
          <w:bCs/>
          <w:color w:val="008000"/>
          <w:sz w:val="16"/>
          <w:szCs w:val="24"/>
        </w:rPr>
        <w:t>END</w:t>
      </w:r>
      <w:r w:rsidRPr="004147F5">
        <w:rPr>
          <w:rFonts w:ascii="Courier New" w:hAnsi="Courier New" w:cs="Courier New"/>
          <w:sz w:val="16"/>
          <w:szCs w:val="24"/>
        </w:rPr>
        <w:t xml:space="preserve"> IF;</w:t>
      </w:r>
    </w:p>
    <w:p w14:paraId="7662F6C3"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lastRenderedPageBreak/>
        <w:tab/>
      </w:r>
      <w:r w:rsidRPr="004147F5">
        <w:rPr>
          <w:rFonts w:ascii="Courier New" w:hAnsi="Courier New" w:cs="Courier New"/>
          <w:sz w:val="16"/>
          <w:szCs w:val="24"/>
        </w:rPr>
        <w:tab/>
      </w:r>
      <w:proofErr w:type="spellStart"/>
      <w:r w:rsidRPr="004147F5">
        <w:rPr>
          <w:rFonts w:ascii="Courier New" w:hAnsi="Courier New" w:cs="Courier New"/>
          <w:sz w:val="16"/>
          <w:szCs w:val="24"/>
        </w:rPr>
        <w:t>lv_other_</w:t>
      </w:r>
      <w:proofErr w:type="gramStart"/>
      <w:r w:rsidRPr="004147F5">
        <w:rPr>
          <w:rFonts w:ascii="Courier New" w:hAnsi="Courier New" w:cs="Courier New"/>
          <w:sz w:val="16"/>
          <w:szCs w:val="24"/>
        </w:rPr>
        <w:t>pets</w:t>
      </w:r>
      <w:proofErr w:type="spellEnd"/>
      <w:r w:rsidRPr="004147F5">
        <w:rPr>
          <w:rFonts w:ascii="Courier New" w:hAnsi="Courier New" w:cs="Courier New"/>
          <w:sz w:val="16"/>
          <w:szCs w:val="24"/>
        </w:rPr>
        <w:t xml:space="preserve"> :</w:t>
      </w:r>
      <w:proofErr w:type="gramEnd"/>
      <w:r w:rsidRPr="004147F5">
        <w:rPr>
          <w:rFonts w:ascii="Courier New" w:hAnsi="Courier New" w:cs="Courier New"/>
          <w:color w:val="666666"/>
          <w:sz w:val="16"/>
          <w:szCs w:val="24"/>
        </w:rPr>
        <w:t>=</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lv_other_pets</w:t>
      </w:r>
      <w:proofErr w:type="spellEnd"/>
      <w:r w:rsidRPr="004147F5">
        <w:rPr>
          <w:rFonts w:ascii="Courier New" w:hAnsi="Courier New" w:cs="Courier New"/>
          <w:color w:val="666666"/>
          <w:sz w:val="16"/>
          <w:szCs w:val="24"/>
        </w:rPr>
        <w:t>||</w:t>
      </w:r>
      <w:r w:rsidRPr="004147F5">
        <w:rPr>
          <w:rFonts w:ascii="Courier New" w:hAnsi="Courier New" w:cs="Courier New"/>
          <w:color w:val="BA2121"/>
          <w:sz w:val="16"/>
          <w:szCs w:val="24"/>
        </w:rPr>
        <w:t>'End of other known pets.'</w:t>
      </w:r>
      <w:r w:rsidRPr="004147F5">
        <w:rPr>
          <w:rFonts w:ascii="Courier New" w:hAnsi="Courier New" w:cs="Courier New"/>
          <w:sz w:val="16"/>
          <w:szCs w:val="24"/>
        </w:rPr>
        <w:t>;</w:t>
      </w:r>
    </w:p>
    <w:p w14:paraId="4DA1958B"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p>
    <w:p w14:paraId="4AF2D554"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ab/>
      </w:r>
      <w:r w:rsidRPr="004147F5">
        <w:rPr>
          <w:rFonts w:ascii="Courier New" w:hAnsi="Courier New" w:cs="Courier New"/>
          <w:b/>
          <w:bCs/>
          <w:color w:val="008000"/>
          <w:sz w:val="16"/>
          <w:szCs w:val="24"/>
        </w:rPr>
        <w:t>END</w:t>
      </w:r>
      <w:r w:rsidRPr="004147F5">
        <w:rPr>
          <w:rFonts w:ascii="Courier New" w:hAnsi="Courier New" w:cs="Courier New"/>
          <w:sz w:val="16"/>
          <w:szCs w:val="24"/>
        </w:rPr>
        <w:t xml:space="preserve"> </w:t>
      </w:r>
      <w:r w:rsidRPr="004147F5">
        <w:rPr>
          <w:rFonts w:ascii="Courier New" w:hAnsi="Courier New" w:cs="Courier New"/>
          <w:b/>
          <w:bCs/>
          <w:color w:val="008000"/>
          <w:sz w:val="16"/>
          <w:szCs w:val="24"/>
        </w:rPr>
        <w:t>CASE</w:t>
      </w:r>
      <w:r w:rsidRPr="004147F5">
        <w:rPr>
          <w:rFonts w:ascii="Courier New" w:hAnsi="Courier New" w:cs="Courier New"/>
          <w:sz w:val="16"/>
          <w:szCs w:val="24"/>
        </w:rPr>
        <w:t>;</w:t>
      </w:r>
    </w:p>
    <w:p w14:paraId="60EEDD91"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sz w:val="16"/>
          <w:szCs w:val="24"/>
        </w:rPr>
        <w:t>DBMS_OUTPUT.PUT_</w:t>
      </w:r>
      <w:proofErr w:type="gramStart"/>
      <w:r w:rsidRPr="004147F5">
        <w:rPr>
          <w:rFonts w:ascii="Courier New" w:hAnsi="Courier New" w:cs="Courier New"/>
          <w:sz w:val="16"/>
          <w:szCs w:val="24"/>
        </w:rPr>
        <w:t>LINE(</w:t>
      </w:r>
      <w:proofErr w:type="spellStart"/>
      <w:proofErr w:type="gramEnd"/>
      <w:r w:rsidRPr="004147F5">
        <w:rPr>
          <w:rFonts w:ascii="Courier New" w:hAnsi="Courier New" w:cs="Courier New"/>
          <w:sz w:val="16"/>
          <w:szCs w:val="24"/>
        </w:rPr>
        <w:t>lv_other_pets</w:t>
      </w:r>
      <w:proofErr w:type="spellEnd"/>
      <w:r w:rsidRPr="004147F5">
        <w:rPr>
          <w:rFonts w:ascii="Courier New" w:hAnsi="Courier New" w:cs="Courier New"/>
          <w:sz w:val="16"/>
          <w:szCs w:val="24"/>
        </w:rPr>
        <w:t>);</w:t>
      </w:r>
    </w:p>
    <w:p w14:paraId="46B6ECA6"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p>
    <w:p w14:paraId="72A18880"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r w:rsidRPr="004147F5">
        <w:rPr>
          <w:rFonts w:ascii="Courier New" w:hAnsi="Courier New" w:cs="Courier New"/>
          <w:b/>
          <w:bCs/>
          <w:color w:val="008000"/>
          <w:sz w:val="16"/>
          <w:szCs w:val="24"/>
        </w:rPr>
        <w:t>RETURN</w:t>
      </w:r>
      <w:r w:rsidRPr="004147F5">
        <w:rPr>
          <w:rFonts w:ascii="Courier New" w:hAnsi="Courier New" w:cs="Courier New"/>
          <w:sz w:val="16"/>
          <w:szCs w:val="24"/>
        </w:rPr>
        <w:t xml:space="preserve"> </w:t>
      </w:r>
      <w:proofErr w:type="spellStart"/>
      <w:r w:rsidRPr="004147F5">
        <w:rPr>
          <w:rFonts w:ascii="Courier New" w:hAnsi="Courier New" w:cs="Courier New"/>
          <w:sz w:val="16"/>
          <w:szCs w:val="24"/>
        </w:rPr>
        <w:t>lv_other_pets</w:t>
      </w:r>
      <w:proofErr w:type="spellEnd"/>
      <w:r w:rsidRPr="004147F5">
        <w:rPr>
          <w:rFonts w:ascii="Courier New" w:hAnsi="Courier New" w:cs="Courier New"/>
          <w:sz w:val="16"/>
          <w:szCs w:val="24"/>
        </w:rPr>
        <w:t>;</w:t>
      </w:r>
    </w:p>
    <w:p w14:paraId="39FE7B6E"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 w:val="16"/>
          <w:szCs w:val="24"/>
        </w:rPr>
      </w:pPr>
    </w:p>
    <w:p w14:paraId="72D1F836" w14:textId="77777777" w:rsidR="00BA008B" w:rsidRPr="004147F5" w:rsidRDefault="00BA008B" w:rsidP="004147F5">
      <w:pPr>
        <w:autoSpaceDE w:val="0"/>
        <w:autoSpaceDN w:val="0"/>
        <w:adjustRightInd w:val="0"/>
        <w:spacing w:before="0" w:after="0" w:line="240" w:lineRule="auto"/>
        <w:ind w:left="720"/>
        <w:rPr>
          <w:rFonts w:ascii="Courier New" w:hAnsi="Courier New" w:cs="Courier New"/>
          <w:szCs w:val="24"/>
        </w:rPr>
      </w:pPr>
      <w:r w:rsidRPr="004147F5">
        <w:rPr>
          <w:rFonts w:ascii="Courier New" w:hAnsi="Courier New" w:cs="Courier New"/>
          <w:b/>
          <w:bCs/>
          <w:color w:val="008000"/>
          <w:sz w:val="16"/>
          <w:szCs w:val="24"/>
        </w:rPr>
        <w:t>END</w:t>
      </w:r>
      <w:r w:rsidRPr="004147F5">
        <w:rPr>
          <w:rFonts w:ascii="Courier New" w:hAnsi="Courier New" w:cs="Courier New"/>
          <w:sz w:val="16"/>
          <w:szCs w:val="24"/>
        </w:rPr>
        <w:t>;</w:t>
      </w:r>
    </w:p>
    <w:p w14:paraId="55382789" w14:textId="2CAFCFBE" w:rsidR="00BA008B" w:rsidRDefault="004147F5" w:rsidP="004147F5">
      <w:pPr>
        <w:pStyle w:val="ListBullet"/>
        <w:numPr>
          <w:ilvl w:val="0"/>
          <w:numId w:val="0"/>
        </w:numPr>
        <w:jc w:val="center"/>
      </w:pPr>
      <w:r>
        <w:t>Code Insert 03</w:t>
      </w:r>
    </w:p>
    <w:p w14:paraId="31EACAB4" w14:textId="47B9DF62" w:rsidR="004843A4" w:rsidRDefault="00F44B01" w:rsidP="004147F5">
      <w:pPr>
        <w:pStyle w:val="ListBullet"/>
        <w:numPr>
          <w:ilvl w:val="0"/>
          <w:numId w:val="0"/>
        </w:numPr>
      </w:pPr>
      <w:r>
        <w:t xml:space="preserve">A table was created with the </w:t>
      </w:r>
      <w:del w:id="61" w:author="Hicks, James K." w:date="2018-07-15T11:46:00Z">
        <w:r w:rsidDel="009F5018">
          <w:delText xml:space="preserve">data that will base values </w:delText>
        </w:r>
      </w:del>
      <w:ins w:id="62" w:author="Hicks, James K." w:date="2018-07-15T11:46:00Z">
        <w:r w:rsidR="009F5018">
          <w:t xml:space="preserve">base values data </w:t>
        </w:r>
      </w:ins>
      <w:r>
        <w:t xml:space="preserve">the function will use; along with data for a function that shows the information about the death of the animal.  Data is only imported into this table </w:t>
      </w:r>
      <w:r w:rsidR="004843A4">
        <w:t xml:space="preserve">upon an animal being moved to the historical table </w:t>
      </w:r>
      <w:r w:rsidR="00551CB5">
        <w:t>and is</w:t>
      </w:r>
      <w:r w:rsidR="004843A4">
        <w:t xml:space="preserve"> marked dead; other inserts on the historical would be</w:t>
      </w:r>
      <w:r w:rsidR="00551CB5">
        <w:t xml:space="preserve"> for inapplicable situations (for example: owner and pets have moved)</w:t>
      </w:r>
      <w:r w:rsidR="004843A4">
        <w:t xml:space="preserve">.  </w:t>
      </w:r>
      <w:r w:rsidR="00551CB5">
        <w:t>To satisfy these requirements I used</w:t>
      </w:r>
      <w:r w:rsidR="004843A4">
        <w:t xml:space="preserve"> two pieces of logic:</w:t>
      </w:r>
    </w:p>
    <w:p w14:paraId="1A7EC43B" w14:textId="40BB99C7" w:rsidR="004843A4" w:rsidRDefault="004843A4" w:rsidP="004843A4">
      <w:pPr>
        <w:pStyle w:val="ListBullet"/>
        <w:numPr>
          <w:ilvl w:val="0"/>
          <w:numId w:val="4"/>
        </w:numPr>
      </w:pPr>
      <w:r>
        <w:t xml:space="preserve">A procedure that imports data about the death of the animal and </w:t>
      </w:r>
      <w:del w:id="63" w:author="Hicks, James K." w:date="2018-07-15T11:47:00Z">
        <w:r w:rsidDel="009F5018">
          <w:delText xml:space="preserve">then </w:delText>
        </w:r>
      </w:del>
      <w:r>
        <w:t>fills in the appropriate attributes in the tables; then, the procedure creates a historical record for the animal [figure 21].</w:t>
      </w:r>
    </w:p>
    <w:p w14:paraId="5FA8D909" w14:textId="60A2FAA8" w:rsidR="004843A4" w:rsidRDefault="004843A4" w:rsidP="004843A4">
      <w:pPr>
        <w:pStyle w:val="ListBullet"/>
        <w:numPr>
          <w:ilvl w:val="0"/>
          <w:numId w:val="4"/>
        </w:numPr>
      </w:pPr>
      <w:r>
        <w:t>A trigger that fires once an insert has happened upon the historical table [code insert 4].</w:t>
      </w:r>
    </w:p>
    <w:p w14:paraId="6776F3EB" w14:textId="77777777" w:rsidR="00D009F6" w:rsidRDefault="00D009F6" w:rsidP="00D009F6">
      <w:pPr>
        <w:pStyle w:val="ListBullet"/>
        <w:numPr>
          <w:ilvl w:val="0"/>
          <w:numId w:val="0"/>
        </w:numPr>
        <w:ind w:left="720"/>
      </w:pPr>
    </w:p>
    <w:p w14:paraId="5A8B112A" w14:textId="77777777" w:rsidR="004843A4" w:rsidRDefault="004843A4" w:rsidP="004843A4">
      <w:pPr>
        <w:pStyle w:val="ListBullet"/>
        <w:keepNext/>
        <w:numPr>
          <w:ilvl w:val="0"/>
          <w:numId w:val="0"/>
        </w:numPr>
        <w:jc w:val="center"/>
      </w:pPr>
      <w:r>
        <w:rPr>
          <w:noProof/>
        </w:rPr>
        <w:drawing>
          <wp:inline distT="0" distB="0" distL="0" distR="0" wp14:anchorId="4107B244" wp14:editId="7751B051">
            <wp:extent cx="4685696" cy="1931033"/>
            <wp:effectExtent l="0" t="0" r="635" b="0"/>
            <wp:docPr id="12" name="Picture 12">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hlinkClick r:id="rId47"/>
                    </pic:cNvPr>
                    <pic:cNvPicPr>
                      <a:picLocks noChangeAspect="1" noChangeArrowheads="1"/>
                    </pic:cNvPicPr>
                  </pic:nvPicPr>
                  <pic:blipFill>
                    <a:blip r:embed="rId48" cstate="print">
                      <a:extLst>
                        <a:ext uri="{28A0092B-C50C-407E-A947-70E740481C1C}">
                          <a14:useLocalDpi xmlns:a14="http://schemas.microsoft.com/office/drawing/2010/main" val="0"/>
                        </a:ext>
                      </a:extLst>
                    </a:blip>
                    <a:stretch>
                      <a:fillRect/>
                    </a:stretch>
                  </pic:blipFill>
                  <pic:spPr bwMode="auto">
                    <a:xfrm>
                      <a:off x="0" y="0"/>
                      <a:ext cx="4685696" cy="1931033"/>
                    </a:xfrm>
                    <a:prstGeom prst="rect">
                      <a:avLst/>
                    </a:prstGeom>
                    <a:noFill/>
                    <a:ln>
                      <a:noFill/>
                    </a:ln>
                  </pic:spPr>
                </pic:pic>
              </a:graphicData>
            </a:graphic>
          </wp:inline>
        </w:drawing>
      </w:r>
    </w:p>
    <w:p w14:paraId="3D4D0975" w14:textId="37F95509" w:rsidR="004843A4" w:rsidRPr="00D009F6" w:rsidRDefault="004843A4" w:rsidP="004843A4">
      <w:pPr>
        <w:pStyle w:val="Caption"/>
        <w:jc w:val="center"/>
        <w:rPr>
          <w:b w:val="0"/>
          <w:bCs w:val="0"/>
          <w:color w:val="auto"/>
          <w:sz w:val="20"/>
          <w:szCs w:val="20"/>
        </w:rPr>
      </w:pPr>
      <w:r w:rsidRPr="00D009F6">
        <w:rPr>
          <w:b w:val="0"/>
          <w:bCs w:val="0"/>
          <w:color w:val="auto"/>
          <w:sz w:val="20"/>
          <w:szCs w:val="20"/>
        </w:rPr>
        <w:t xml:space="preserve">Figure </w:t>
      </w:r>
      <w:r w:rsidRPr="00D009F6">
        <w:rPr>
          <w:b w:val="0"/>
          <w:bCs w:val="0"/>
          <w:color w:val="auto"/>
          <w:sz w:val="20"/>
          <w:szCs w:val="20"/>
        </w:rPr>
        <w:fldChar w:fldCharType="begin"/>
      </w:r>
      <w:r w:rsidRPr="00D009F6">
        <w:rPr>
          <w:b w:val="0"/>
          <w:bCs w:val="0"/>
          <w:color w:val="auto"/>
          <w:sz w:val="20"/>
          <w:szCs w:val="20"/>
        </w:rPr>
        <w:instrText xml:space="preserve"> SEQ Figure \* ARABIC </w:instrText>
      </w:r>
      <w:r w:rsidRPr="00D009F6">
        <w:rPr>
          <w:b w:val="0"/>
          <w:bCs w:val="0"/>
          <w:color w:val="auto"/>
          <w:sz w:val="20"/>
          <w:szCs w:val="20"/>
        </w:rPr>
        <w:fldChar w:fldCharType="separate"/>
      </w:r>
      <w:r w:rsidR="007E4B27">
        <w:rPr>
          <w:b w:val="0"/>
          <w:bCs w:val="0"/>
          <w:noProof/>
          <w:color w:val="auto"/>
          <w:sz w:val="20"/>
          <w:szCs w:val="20"/>
        </w:rPr>
        <w:t>21</w:t>
      </w:r>
      <w:r w:rsidRPr="00D009F6">
        <w:rPr>
          <w:b w:val="0"/>
          <w:bCs w:val="0"/>
          <w:color w:val="auto"/>
          <w:sz w:val="20"/>
          <w:szCs w:val="20"/>
        </w:rPr>
        <w:fldChar w:fldCharType="end"/>
      </w:r>
    </w:p>
    <w:p w14:paraId="5EED94CD"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r w:rsidRPr="00D009F6">
        <w:rPr>
          <w:rFonts w:ascii="Courier New" w:hAnsi="Courier New" w:cs="Courier New"/>
          <w:b/>
          <w:bCs/>
          <w:color w:val="008000"/>
          <w:sz w:val="16"/>
          <w:szCs w:val="24"/>
        </w:rPr>
        <w:t>CREATE</w:t>
      </w:r>
      <w:r w:rsidRPr="00D009F6">
        <w:rPr>
          <w:rFonts w:ascii="Courier New" w:hAnsi="Courier New" w:cs="Courier New"/>
          <w:sz w:val="16"/>
          <w:szCs w:val="24"/>
        </w:rPr>
        <w:t xml:space="preserve"> </w:t>
      </w:r>
      <w:r w:rsidRPr="00D009F6">
        <w:rPr>
          <w:rFonts w:ascii="Courier New" w:hAnsi="Courier New" w:cs="Courier New"/>
          <w:b/>
          <w:bCs/>
          <w:color w:val="008000"/>
          <w:sz w:val="16"/>
          <w:szCs w:val="24"/>
        </w:rPr>
        <w:t>OR</w:t>
      </w:r>
      <w:r w:rsidRPr="00D009F6">
        <w:rPr>
          <w:rFonts w:ascii="Courier New" w:hAnsi="Courier New" w:cs="Courier New"/>
          <w:sz w:val="16"/>
          <w:szCs w:val="24"/>
        </w:rPr>
        <w:t xml:space="preserve"> </w:t>
      </w:r>
      <w:r w:rsidRPr="00D009F6">
        <w:rPr>
          <w:rFonts w:ascii="Courier New" w:hAnsi="Courier New" w:cs="Courier New"/>
          <w:b/>
          <w:bCs/>
          <w:color w:val="008000"/>
          <w:sz w:val="16"/>
          <w:szCs w:val="24"/>
        </w:rPr>
        <w:t>REPLACE</w:t>
      </w:r>
      <w:r w:rsidRPr="00D009F6">
        <w:rPr>
          <w:rFonts w:ascii="Courier New" w:hAnsi="Courier New" w:cs="Courier New"/>
          <w:sz w:val="16"/>
          <w:szCs w:val="24"/>
        </w:rPr>
        <w:t xml:space="preserve"> </w:t>
      </w:r>
      <w:r w:rsidRPr="00D009F6">
        <w:rPr>
          <w:rFonts w:ascii="Courier New" w:hAnsi="Courier New" w:cs="Courier New"/>
          <w:b/>
          <w:bCs/>
          <w:color w:val="008000"/>
          <w:sz w:val="16"/>
          <w:szCs w:val="24"/>
        </w:rPr>
        <w:t>TRIGGER</w:t>
      </w:r>
      <w:r w:rsidRPr="00D009F6">
        <w:rPr>
          <w:rFonts w:ascii="Courier New" w:hAnsi="Courier New" w:cs="Courier New"/>
          <w:sz w:val="16"/>
          <w:szCs w:val="24"/>
        </w:rPr>
        <w:t xml:space="preserve"> GRIEF_ALERT_TRG</w:t>
      </w:r>
    </w:p>
    <w:p w14:paraId="5B726598"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r w:rsidRPr="00D009F6">
        <w:rPr>
          <w:rFonts w:ascii="Courier New" w:hAnsi="Courier New" w:cs="Courier New"/>
          <w:b/>
          <w:bCs/>
          <w:color w:val="008000"/>
          <w:sz w:val="16"/>
          <w:szCs w:val="24"/>
        </w:rPr>
        <w:t>AFTER</w:t>
      </w:r>
      <w:r w:rsidRPr="00D009F6">
        <w:rPr>
          <w:rFonts w:ascii="Courier New" w:hAnsi="Courier New" w:cs="Courier New"/>
          <w:sz w:val="16"/>
          <w:szCs w:val="24"/>
        </w:rPr>
        <w:t xml:space="preserve"> </w:t>
      </w:r>
      <w:r w:rsidRPr="00D009F6">
        <w:rPr>
          <w:rFonts w:ascii="Courier New" w:hAnsi="Courier New" w:cs="Courier New"/>
          <w:b/>
          <w:bCs/>
          <w:color w:val="008000"/>
          <w:sz w:val="16"/>
          <w:szCs w:val="24"/>
        </w:rPr>
        <w:t>INSERT</w:t>
      </w:r>
      <w:r w:rsidRPr="00D009F6">
        <w:rPr>
          <w:rFonts w:ascii="Courier New" w:hAnsi="Courier New" w:cs="Courier New"/>
          <w:sz w:val="16"/>
          <w:szCs w:val="24"/>
        </w:rPr>
        <w:t xml:space="preserve"> </w:t>
      </w:r>
      <w:r w:rsidRPr="00D009F6">
        <w:rPr>
          <w:rFonts w:ascii="Courier New" w:hAnsi="Courier New" w:cs="Courier New"/>
          <w:b/>
          <w:bCs/>
          <w:color w:val="008000"/>
          <w:sz w:val="16"/>
          <w:szCs w:val="24"/>
        </w:rPr>
        <w:t>ON</w:t>
      </w:r>
      <w:r w:rsidRPr="00D009F6">
        <w:rPr>
          <w:rFonts w:ascii="Courier New" w:hAnsi="Courier New" w:cs="Courier New"/>
          <w:sz w:val="16"/>
          <w:szCs w:val="24"/>
        </w:rPr>
        <w:t xml:space="preserve"> PET_HISTORICAL</w:t>
      </w:r>
    </w:p>
    <w:p w14:paraId="4EB0725A"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r w:rsidRPr="00D009F6">
        <w:rPr>
          <w:rFonts w:ascii="Courier New" w:hAnsi="Courier New" w:cs="Courier New"/>
          <w:b/>
          <w:bCs/>
          <w:color w:val="008000"/>
          <w:sz w:val="16"/>
          <w:szCs w:val="24"/>
        </w:rPr>
        <w:t>FOR</w:t>
      </w:r>
      <w:r w:rsidRPr="00D009F6">
        <w:rPr>
          <w:rFonts w:ascii="Courier New" w:hAnsi="Courier New" w:cs="Courier New"/>
          <w:sz w:val="16"/>
          <w:szCs w:val="24"/>
        </w:rPr>
        <w:t xml:space="preserve"> </w:t>
      </w:r>
      <w:r w:rsidRPr="00D009F6">
        <w:rPr>
          <w:rFonts w:ascii="Courier New" w:hAnsi="Courier New" w:cs="Courier New"/>
          <w:b/>
          <w:bCs/>
          <w:color w:val="008000"/>
          <w:sz w:val="16"/>
          <w:szCs w:val="24"/>
        </w:rPr>
        <w:t>EACH</w:t>
      </w:r>
      <w:r w:rsidRPr="00D009F6">
        <w:rPr>
          <w:rFonts w:ascii="Courier New" w:hAnsi="Courier New" w:cs="Courier New"/>
          <w:sz w:val="16"/>
          <w:szCs w:val="24"/>
        </w:rPr>
        <w:t xml:space="preserve"> </w:t>
      </w:r>
      <w:r w:rsidRPr="00D009F6">
        <w:rPr>
          <w:rFonts w:ascii="Courier New" w:hAnsi="Courier New" w:cs="Courier New"/>
          <w:b/>
          <w:bCs/>
          <w:color w:val="008000"/>
          <w:sz w:val="16"/>
          <w:szCs w:val="24"/>
        </w:rPr>
        <w:t>ROW</w:t>
      </w:r>
      <w:r w:rsidRPr="00D009F6">
        <w:rPr>
          <w:rFonts w:ascii="Courier New" w:hAnsi="Courier New" w:cs="Courier New"/>
          <w:sz w:val="16"/>
          <w:szCs w:val="24"/>
        </w:rPr>
        <w:t xml:space="preserve"> </w:t>
      </w:r>
    </w:p>
    <w:p w14:paraId="621FC361"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r w:rsidRPr="00D009F6">
        <w:rPr>
          <w:rFonts w:ascii="Courier New" w:hAnsi="Courier New" w:cs="Courier New"/>
          <w:b/>
          <w:bCs/>
          <w:color w:val="008000"/>
          <w:sz w:val="16"/>
          <w:szCs w:val="24"/>
        </w:rPr>
        <w:t>WHEN</w:t>
      </w:r>
      <w:r w:rsidRPr="00D009F6">
        <w:rPr>
          <w:rFonts w:ascii="Courier New" w:hAnsi="Courier New" w:cs="Courier New"/>
          <w:sz w:val="16"/>
          <w:szCs w:val="24"/>
        </w:rPr>
        <w:t xml:space="preserve"> (</w:t>
      </w:r>
      <w:r w:rsidRPr="00D009F6">
        <w:rPr>
          <w:rFonts w:ascii="Courier New" w:hAnsi="Courier New" w:cs="Courier New"/>
          <w:b/>
          <w:bCs/>
          <w:color w:val="008000"/>
          <w:sz w:val="16"/>
          <w:szCs w:val="24"/>
        </w:rPr>
        <w:t>NEW</w:t>
      </w:r>
      <w:r w:rsidRPr="00D009F6">
        <w:rPr>
          <w:rFonts w:ascii="Courier New" w:hAnsi="Courier New" w:cs="Courier New"/>
          <w:sz w:val="16"/>
          <w:szCs w:val="24"/>
        </w:rPr>
        <w:t xml:space="preserve">.IS_LIVING </w:t>
      </w:r>
      <w:r w:rsidRPr="00D009F6">
        <w:rPr>
          <w:rFonts w:ascii="Courier New" w:hAnsi="Courier New" w:cs="Courier New"/>
          <w:b/>
          <w:bCs/>
          <w:color w:val="008000"/>
          <w:sz w:val="16"/>
          <w:szCs w:val="24"/>
        </w:rPr>
        <w:t>IN</w:t>
      </w:r>
      <w:r w:rsidRPr="00D009F6">
        <w:rPr>
          <w:rFonts w:ascii="Courier New" w:hAnsi="Courier New" w:cs="Courier New"/>
          <w:sz w:val="16"/>
          <w:szCs w:val="24"/>
        </w:rPr>
        <w:t xml:space="preserve"> (</w:t>
      </w:r>
      <w:r w:rsidRPr="00D009F6">
        <w:rPr>
          <w:rFonts w:ascii="Courier New" w:hAnsi="Courier New" w:cs="Courier New"/>
          <w:color w:val="BA2121"/>
          <w:sz w:val="16"/>
          <w:szCs w:val="24"/>
        </w:rPr>
        <w:t>'N'</w:t>
      </w:r>
      <w:r w:rsidRPr="00D009F6">
        <w:rPr>
          <w:rFonts w:ascii="Courier New" w:hAnsi="Courier New" w:cs="Courier New"/>
          <w:sz w:val="16"/>
          <w:szCs w:val="24"/>
        </w:rPr>
        <w:t>,</w:t>
      </w:r>
      <w:r w:rsidRPr="00D009F6">
        <w:rPr>
          <w:rFonts w:ascii="Courier New" w:hAnsi="Courier New" w:cs="Courier New"/>
          <w:color w:val="BA2121"/>
          <w:sz w:val="16"/>
          <w:szCs w:val="24"/>
        </w:rPr>
        <w:t>'0'</w:t>
      </w:r>
      <w:r w:rsidRPr="00D009F6">
        <w:rPr>
          <w:rFonts w:ascii="Courier New" w:hAnsi="Courier New" w:cs="Courier New"/>
          <w:sz w:val="16"/>
          <w:szCs w:val="24"/>
        </w:rPr>
        <w:t xml:space="preserve">, </w:t>
      </w:r>
      <w:r w:rsidRPr="00D009F6">
        <w:rPr>
          <w:rFonts w:ascii="Courier New" w:hAnsi="Courier New" w:cs="Courier New"/>
          <w:color w:val="BA2121"/>
          <w:sz w:val="16"/>
          <w:szCs w:val="24"/>
        </w:rPr>
        <w:t>'n'</w:t>
      </w:r>
      <w:r w:rsidRPr="00D009F6">
        <w:rPr>
          <w:rFonts w:ascii="Courier New" w:hAnsi="Courier New" w:cs="Courier New"/>
          <w:sz w:val="16"/>
          <w:szCs w:val="24"/>
        </w:rPr>
        <w:t>))</w:t>
      </w:r>
    </w:p>
    <w:p w14:paraId="77975486"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i/>
          <w:iCs/>
          <w:color w:val="408080"/>
          <w:sz w:val="16"/>
          <w:szCs w:val="24"/>
        </w:rPr>
      </w:pPr>
      <w:r w:rsidRPr="00D009F6">
        <w:rPr>
          <w:rFonts w:ascii="Courier New" w:hAnsi="Courier New" w:cs="Courier New"/>
          <w:i/>
          <w:iCs/>
          <w:color w:val="408080"/>
          <w:sz w:val="16"/>
          <w:szCs w:val="24"/>
        </w:rPr>
        <w:t>--other inserts are irrelevant to this those are for pets that have moved away</w:t>
      </w:r>
    </w:p>
    <w:p w14:paraId="0392954A"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r w:rsidRPr="00D009F6">
        <w:rPr>
          <w:rFonts w:ascii="Courier New" w:hAnsi="Courier New" w:cs="Courier New"/>
          <w:b/>
          <w:bCs/>
          <w:color w:val="008000"/>
          <w:sz w:val="16"/>
          <w:szCs w:val="24"/>
        </w:rPr>
        <w:t>DECLARE</w:t>
      </w:r>
      <w:r w:rsidRPr="00D009F6">
        <w:rPr>
          <w:rFonts w:ascii="Courier New" w:hAnsi="Courier New" w:cs="Courier New"/>
          <w:sz w:val="16"/>
          <w:szCs w:val="24"/>
        </w:rPr>
        <w:t xml:space="preserve"> </w:t>
      </w:r>
    </w:p>
    <w:p w14:paraId="2975EE0F"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i/>
          <w:iCs/>
          <w:color w:val="408080"/>
          <w:sz w:val="16"/>
          <w:szCs w:val="24"/>
        </w:rPr>
      </w:pPr>
      <w:r w:rsidRPr="00D009F6">
        <w:rPr>
          <w:rFonts w:ascii="Courier New" w:hAnsi="Courier New" w:cs="Courier New"/>
          <w:i/>
          <w:iCs/>
          <w:color w:val="408080"/>
          <w:sz w:val="16"/>
          <w:szCs w:val="24"/>
        </w:rPr>
        <w:t xml:space="preserve">/*will grab from a JOIN of data that comes from </w:t>
      </w:r>
    </w:p>
    <w:p w14:paraId="2C3A7571"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i/>
          <w:iCs/>
          <w:color w:val="408080"/>
          <w:sz w:val="16"/>
          <w:szCs w:val="24"/>
        </w:rPr>
      </w:pPr>
      <w:r w:rsidRPr="00D009F6">
        <w:rPr>
          <w:rFonts w:ascii="Courier New" w:hAnsi="Courier New" w:cs="Courier New"/>
          <w:i/>
          <w:iCs/>
          <w:color w:val="408080"/>
          <w:sz w:val="16"/>
          <w:szCs w:val="24"/>
        </w:rPr>
        <w:t xml:space="preserve">CRM and CHART areas of the database to avoid having to </w:t>
      </w:r>
    </w:p>
    <w:p w14:paraId="59B8282C"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i/>
          <w:iCs/>
          <w:color w:val="408080"/>
          <w:sz w:val="16"/>
          <w:szCs w:val="24"/>
        </w:rPr>
      </w:pPr>
      <w:r w:rsidRPr="00D009F6">
        <w:rPr>
          <w:rFonts w:ascii="Courier New" w:hAnsi="Courier New" w:cs="Courier New"/>
          <w:i/>
          <w:iCs/>
          <w:color w:val="408080"/>
          <w:sz w:val="16"/>
          <w:szCs w:val="24"/>
        </w:rPr>
        <w:t xml:space="preserve">either use a Global Temp table and/to avoid having to deal with </w:t>
      </w:r>
    </w:p>
    <w:p w14:paraId="08E9FBB3"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r w:rsidRPr="00D009F6">
        <w:rPr>
          <w:rFonts w:ascii="Courier New" w:hAnsi="Courier New" w:cs="Courier New"/>
          <w:i/>
          <w:iCs/>
          <w:color w:val="408080"/>
          <w:sz w:val="16"/>
          <w:szCs w:val="24"/>
        </w:rPr>
        <w:t>Mutating tables*/</w:t>
      </w:r>
    </w:p>
    <w:p w14:paraId="1369C218"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proofErr w:type="spellStart"/>
      <w:r w:rsidRPr="00D009F6">
        <w:rPr>
          <w:rFonts w:ascii="Courier New" w:hAnsi="Courier New" w:cs="Courier New"/>
          <w:sz w:val="16"/>
          <w:szCs w:val="24"/>
        </w:rPr>
        <w:t>lv_petid</w:t>
      </w:r>
      <w:proofErr w:type="spellEnd"/>
      <w:r w:rsidRPr="00D009F6">
        <w:rPr>
          <w:rFonts w:ascii="Courier New" w:hAnsi="Courier New" w:cs="Courier New"/>
          <w:sz w:val="16"/>
          <w:szCs w:val="24"/>
        </w:rPr>
        <w:t xml:space="preserve"> GRIEF_COUNSELOR_ALERT.PETID</w:t>
      </w:r>
      <w:r w:rsidRPr="00D009F6">
        <w:rPr>
          <w:rFonts w:ascii="Courier New" w:hAnsi="Courier New" w:cs="Courier New"/>
          <w:color w:val="666666"/>
          <w:sz w:val="16"/>
          <w:szCs w:val="24"/>
        </w:rPr>
        <w:t>%</w:t>
      </w:r>
      <w:proofErr w:type="gramStart"/>
      <w:r w:rsidRPr="00D009F6">
        <w:rPr>
          <w:rFonts w:ascii="Courier New" w:hAnsi="Courier New" w:cs="Courier New"/>
          <w:b/>
          <w:bCs/>
          <w:color w:val="008000"/>
          <w:sz w:val="16"/>
          <w:szCs w:val="24"/>
        </w:rPr>
        <w:t>TYPE</w:t>
      </w:r>
      <w:r w:rsidRPr="00D009F6">
        <w:rPr>
          <w:rFonts w:ascii="Courier New" w:hAnsi="Courier New" w:cs="Courier New"/>
          <w:sz w:val="16"/>
          <w:szCs w:val="24"/>
        </w:rPr>
        <w:t xml:space="preserve"> :</w:t>
      </w:r>
      <w:r w:rsidRPr="00D009F6">
        <w:rPr>
          <w:rFonts w:ascii="Courier New" w:hAnsi="Courier New" w:cs="Courier New"/>
          <w:color w:val="666666"/>
          <w:sz w:val="16"/>
          <w:szCs w:val="24"/>
        </w:rPr>
        <w:t>=</w:t>
      </w:r>
      <w:proofErr w:type="gramEnd"/>
      <w:r w:rsidRPr="00D009F6">
        <w:rPr>
          <w:rFonts w:ascii="Courier New" w:hAnsi="Courier New" w:cs="Courier New"/>
          <w:sz w:val="16"/>
          <w:szCs w:val="24"/>
        </w:rPr>
        <w:t xml:space="preserve"> :</w:t>
      </w:r>
      <w:r w:rsidRPr="00D009F6">
        <w:rPr>
          <w:rFonts w:ascii="Courier New" w:hAnsi="Courier New" w:cs="Courier New"/>
          <w:b/>
          <w:bCs/>
          <w:color w:val="008000"/>
          <w:sz w:val="16"/>
          <w:szCs w:val="24"/>
        </w:rPr>
        <w:t>NEW</w:t>
      </w:r>
      <w:r w:rsidRPr="00D009F6">
        <w:rPr>
          <w:rFonts w:ascii="Courier New" w:hAnsi="Courier New" w:cs="Courier New"/>
          <w:sz w:val="16"/>
          <w:szCs w:val="24"/>
        </w:rPr>
        <w:t>.PETID;</w:t>
      </w:r>
    </w:p>
    <w:p w14:paraId="5B47D1CF"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proofErr w:type="spellStart"/>
      <w:r w:rsidRPr="00D009F6">
        <w:rPr>
          <w:rFonts w:ascii="Courier New" w:hAnsi="Courier New" w:cs="Courier New"/>
          <w:sz w:val="16"/>
          <w:szCs w:val="24"/>
        </w:rPr>
        <w:t>lv_ownerid</w:t>
      </w:r>
      <w:proofErr w:type="spellEnd"/>
      <w:r w:rsidRPr="00D009F6">
        <w:rPr>
          <w:rFonts w:ascii="Courier New" w:hAnsi="Courier New" w:cs="Courier New"/>
          <w:sz w:val="16"/>
          <w:szCs w:val="24"/>
        </w:rPr>
        <w:t xml:space="preserve"> GRIEF_COUNSELOR_ALERT.OWNERID</w:t>
      </w:r>
      <w:r w:rsidRPr="00D009F6">
        <w:rPr>
          <w:rFonts w:ascii="Courier New" w:hAnsi="Courier New" w:cs="Courier New"/>
          <w:color w:val="666666"/>
          <w:sz w:val="16"/>
          <w:szCs w:val="24"/>
        </w:rPr>
        <w:t>%</w:t>
      </w:r>
      <w:r w:rsidRPr="00D009F6">
        <w:rPr>
          <w:rFonts w:ascii="Courier New" w:hAnsi="Courier New" w:cs="Courier New"/>
          <w:b/>
          <w:bCs/>
          <w:color w:val="008000"/>
          <w:sz w:val="16"/>
          <w:szCs w:val="24"/>
        </w:rPr>
        <w:t>TYPE</w:t>
      </w:r>
      <w:r w:rsidRPr="00D009F6">
        <w:rPr>
          <w:rFonts w:ascii="Courier New" w:hAnsi="Courier New" w:cs="Courier New"/>
          <w:sz w:val="16"/>
          <w:szCs w:val="24"/>
        </w:rPr>
        <w:t>;</w:t>
      </w:r>
    </w:p>
    <w:p w14:paraId="6D48C9CA"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proofErr w:type="spellStart"/>
      <w:r w:rsidRPr="00D009F6">
        <w:rPr>
          <w:rFonts w:ascii="Courier New" w:hAnsi="Courier New" w:cs="Courier New"/>
          <w:sz w:val="16"/>
          <w:szCs w:val="24"/>
        </w:rPr>
        <w:t>lv_deathdate</w:t>
      </w:r>
      <w:proofErr w:type="spellEnd"/>
      <w:r w:rsidRPr="00D009F6">
        <w:rPr>
          <w:rFonts w:ascii="Courier New" w:hAnsi="Courier New" w:cs="Courier New"/>
          <w:sz w:val="16"/>
          <w:szCs w:val="24"/>
        </w:rPr>
        <w:t xml:space="preserve"> </w:t>
      </w:r>
      <w:r w:rsidRPr="00D009F6">
        <w:rPr>
          <w:rFonts w:ascii="Courier New" w:hAnsi="Courier New" w:cs="Courier New"/>
          <w:color w:val="008000"/>
          <w:sz w:val="16"/>
          <w:szCs w:val="24"/>
        </w:rPr>
        <w:t>date</w:t>
      </w:r>
      <w:r w:rsidRPr="00D009F6">
        <w:rPr>
          <w:rFonts w:ascii="Courier New" w:hAnsi="Courier New" w:cs="Courier New"/>
          <w:sz w:val="16"/>
          <w:szCs w:val="24"/>
        </w:rPr>
        <w:t>;</w:t>
      </w:r>
    </w:p>
    <w:p w14:paraId="1C723130"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proofErr w:type="spellStart"/>
      <w:r w:rsidRPr="00D009F6">
        <w:rPr>
          <w:rFonts w:ascii="Courier New" w:hAnsi="Courier New" w:cs="Courier New"/>
          <w:sz w:val="16"/>
          <w:szCs w:val="24"/>
        </w:rPr>
        <w:t>lv_phone</w:t>
      </w:r>
      <w:proofErr w:type="spellEnd"/>
      <w:r w:rsidRPr="00D009F6">
        <w:rPr>
          <w:rFonts w:ascii="Courier New" w:hAnsi="Courier New" w:cs="Courier New"/>
          <w:sz w:val="16"/>
          <w:szCs w:val="24"/>
        </w:rPr>
        <w:t xml:space="preserve"> </w:t>
      </w:r>
      <w:r w:rsidRPr="00D009F6">
        <w:rPr>
          <w:rFonts w:ascii="Courier New" w:hAnsi="Courier New" w:cs="Courier New"/>
          <w:b/>
          <w:bCs/>
          <w:color w:val="008000"/>
          <w:sz w:val="16"/>
          <w:szCs w:val="24"/>
        </w:rPr>
        <w:t>OWNER</w:t>
      </w:r>
      <w:r w:rsidRPr="00D009F6">
        <w:rPr>
          <w:rFonts w:ascii="Courier New" w:hAnsi="Courier New" w:cs="Courier New"/>
          <w:sz w:val="16"/>
          <w:szCs w:val="24"/>
        </w:rPr>
        <w:t>.PHONE_PRIMARY</w:t>
      </w:r>
      <w:r w:rsidRPr="00D009F6">
        <w:rPr>
          <w:rFonts w:ascii="Courier New" w:hAnsi="Courier New" w:cs="Courier New"/>
          <w:color w:val="666666"/>
          <w:sz w:val="16"/>
          <w:szCs w:val="24"/>
        </w:rPr>
        <w:t>%</w:t>
      </w:r>
      <w:r w:rsidRPr="00D009F6">
        <w:rPr>
          <w:rFonts w:ascii="Courier New" w:hAnsi="Courier New" w:cs="Courier New"/>
          <w:b/>
          <w:bCs/>
          <w:color w:val="008000"/>
          <w:sz w:val="16"/>
          <w:szCs w:val="24"/>
        </w:rPr>
        <w:t>TYPE</w:t>
      </w:r>
      <w:r w:rsidRPr="00D009F6">
        <w:rPr>
          <w:rFonts w:ascii="Courier New" w:hAnsi="Courier New" w:cs="Courier New"/>
          <w:sz w:val="16"/>
          <w:szCs w:val="24"/>
        </w:rPr>
        <w:t>;</w:t>
      </w:r>
    </w:p>
    <w:p w14:paraId="63D5BA01"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p>
    <w:p w14:paraId="194DA1B7"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r w:rsidRPr="00D009F6">
        <w:rPr>
          <w:rFonts w:ascii="Courier New" w:hAnsi="Courier New" w:cs="Courier New"/>
          <w:b/>
          <w:bCs/>
          <w:color w:val="008000"/>
          <w:sz w:val="16"/>
          <w:szCs w:val="24"/>
        </w:rPr>
        <w:t>BEGIN</w:t>
      </w:r>
      <w:r w:rsidRPr="00D009F6">
        <w:rPr>
          <w:rFonts w:ascii="Courier New" w:hAnsi="Courier New" w:cs="Courier New"/>
          <w:sz w:val="16"/>
          <w:szCs w:val="24"/>
        </w:rPr>
        <w:t xml:space="preserve"> </w:t>
      </w:r>
    </w:p>
    <w:p w14:paraId="5241ABCB"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p>
    <w:p w14:paraId="3C685B12"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r w:rsidRPr="00D009F6">
        <w:rPr>
          <w:rFonts w:ascii="Courier New" w:hAnsi="Courier New" w:cs="Courier New"/>
          <w:b/>
          <w:bCs/>
          <w:color w:val="008000"/>
          <w:sz w:val="16"/>
          <w:szCs w:val="24"/>
        </w:rPr>
        <w:t>SELECT</w:t>
      </w:r>
      <w:r w:rsidRPr="00D009F6">
        <w:rPr>
          <w:rFonts w:ascii="Courier New" w:hAnsi="Courier New" w:cs="Courier New"/>
          <w:sz w:val="16"/>
          <w:szCs w:val="24"/>
        </w:rPr>
        <w:t xml:space="preserve"> </w:t>
      </w:r>
      <w:proofErr w:type="spellStart"/>
      <w:r w:rsidRPr="00D009F6">
        <w:rPr>
          <w:rFonts w:ascii="Courier New" w:hAnsi="Courier New" w:cs="Courier New"/>
          <w:sz w:val="16"/>
          <w:szCs w:val="24"/>
        </w:rPr>
        <w:t>o.OWNERID</w:t>
      </w:r>
      <w:proofErr w:type="spellEnd"/>
      <w:r w:rsidRPr="00D009F6">
        <w:rPr>
          <w:rFonts w:ascii="Courier New" w:hAnsi="Courier New" w:cs="Courier New"/>
          <w:sz w:val="16"/>
          <w:szCs w:val="24"/>
        </w:rPr>
        <w:t xml:space="preserve">, </w:t>
      </w:r>
      <w:proofErr w:type="spellStart"/>
      <w:r w:rsidRPr="00D009F6">
        <w:rPr>
          <w:rFonts w:ascii="Courier New" w:hAnsi="Courier New" w:cs="Courier New"/>
          <w:sz w:val="16"/>
          <w:szCs w:val="24"/>
        </w:rPr>
        <w:t>o.PHONE_PRIMARY</w:t>
      </w:r>
      <w:proofErr w:type="spellEnd"/>
      <w:r w:rsidRPr="00D009F6">
        <w:rPr>
          <w:rFonts w:ascii="Courier New" w:hAnsi="Courier New" w:cs="Courier New"/>
          <w:sz w:val="16"/>
          <w:szCs w:val="24"/>
        </w:rPr>
        <w:t>, DEATH_DATE</w:t>
      </w:r>
    </w:p>
    <w:p w14:paraId="0A7A9098"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r w:rsidRPr="00D009F6">
        <w:rPr>
          <w:rFonts w:ascii="Courier New" w:hAnsi="Courier New" w:cs="Courier New"/>
          <w:b/>
          <w:bCs/>
          <w:color w:val="008000"/>
          <w:sz w:val="16"/>
          <w:szCs w:val="24"/>
        </w:rPr>
        <w:t>INTO</w:t>
      </w:r>
      <w:r w:rsidRPr="00D009F6">
        <w:rPr>
          <w:rFonts w:ascii="Courier New" w:hAnsi="Courier New" w:cs="Courier New"/>
          <w:sz w:val="16"/>
          <w:szCs w:val="24"/>
        </w:rPr>
        <w:t xml:space="preserve"> </w:t>
      </w:r>
      <w:proofErr w:type="spellStart"/>
      <w:r w:rsidRPr="00D009F6">
        <w:rPr>
          <w:rFonts w:ascii="Courier New" w:hAnsi="Courier New" w:cs="Courier New"/>
          <w:sz w:val="16"/>
          <w:szCs w:val="24"/>
        </w:rPr>
        <w:t>lv_ownerid</w:t>
      </w:r>
      <w:proofErr w:type="spellEnd"/>
      <w:r w:rsidRPr="00D009F6">
        <w:rPr>
          <w:rFonts w:ascii="Courier New" w:hAnsi="Courier New" w:cs="Courier New"/>
          <w:sz w:val="16"/>
          <w:szCs w:val="24"/>
        </w:rPr>
        <w:t xml:space="preserve">, </w:t>
      </w:r>
      <w:proofErr w:type="spellStart"/>
      <w:r w:rsidRPr="00D009F6">
        <w:rPr>
          <w:rFonts w:ascii="Courier New" w:hAnsi="Courier New" w:cs="Courier New"/>
          <w:sz w:val="16"/>
          <w:szCs w:val="24"/>
        </w:rPr>
        <w:t>lv_phone</w:t>
      </w:r>
      <w:proofErr w:type="spellEnd"/>
      <w:r w:rsidRPr="00D009F6">
        <w:rPr>
          <w:rFonts w:ascii="Courier New" w:hAnsi="Courier New" w:cs="Courier New"/>
          <w:sz w:val="16"/>
          <w:szCs w:val="24"/>
        </w:rPr>
        <w:t xml:space="preserve">, </w:t>
      </w:r>
      <w:proofErr w:type="spellStart"/>
      <w:r w:rsidRPr="00D009F6">
        <w:rPr>
          <w:rFonts w:ascii="Courier New" w:hAnsi="Courier New" w:cs="Courier New"/>
          <w:sz w:val="16"/>
          <w:szCs w:val="24"/>
        </w:rPr>
        <w:t>lv_deathdate</w:t>
      </w:r>
      <w:proofErr w:type="spellEnd"/>
    </w:p>
    <w:p w14:paraId="1B09BC89"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r w:rsidRPr="00D009F6">
        <w:rPr>
          <w:rFonts w:ascii="Courier New" w:hAnsi="Courier New" w:cs="Courier New"/>
          <w:b/>
          <w:bCs/>
          <w:color w:val="008000"/>
          <w:sz w:val="16"/>
          <w:szCs w:val="24"/>
        </w:rPr>
        <w:t>FROM</w:t>
      </w:r>
      <w:r w:rsidRPr="00D009F6">
        <w:rPr>
          <w:rFonts w:ascii="Courier New" w:hAnsi="Courier New" w:cs="Courier New"/>
          <w:sz w:val="16"/>
          <w:szCs w:val="24"/>
        </w:rPr>
        <w:t xml:space="preserve"> ANIMAL_FACTS </w:t>
      </w:r>
      <w:proofErr w:type="spellStart"/>
      <w:r w:rsidRPr="00D009F6">
        <w:rPr>
          <w:rFonts w:ascii="Courier New" w:hAnsi="Courier New" w:cs="Courier New"/>
          <w:sz w:val="16"/>
          <w:szCs w:val="24"/>
        </w:rPr>
        <w:t>af</w:t>
      </w:r>
      <w:proofErr w:type="spellEnd"/>
      <w:r w:rsidRPr="00D009F6">
        <w:rPr>
          <w:rFonts w:ascii="Courier New" w:hAnsi="Courier New" w:cs="Courier New"/>
          <w:sz w:val="16"/>
          <w:szCs w:val="24"/>
        </w:rPr>
        <w:t xml:space="preserve"> </w:t>
      </w:r>
      <w:r w:rsidRPr="00D009F6">
        <w:rPr>
          <w:rFonts w:ascii="Courier New" w:hAnsi="Courier New" w:cs="Courier New"/>
          <w:b/>
          <w:bCs/>
          <w:color w:val="008000"/>
          <w:sz w:val="16"/>
          <w:szCs w:val="24"/>
        </w:rPr>
        <w:t>JOIN</w:t>
      </w:r>
      <w:r w:rsidRPr="00D009F6">
        <w:rPr>
          <w:rFonts w:ascii="Courier New" w:hAnsi="Courier New" w:cs="Courier New"/>
          <w:sz w:val="16"/>
          <w:szCs w:val="24"/>
        </w:rPr>
        <w:t xml:space="preserve"> PET p</w:t>
      </w:r>
    </w:p>
    <w:p w14:paraId="5F9298C7"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r w:rsidRPr="00D009F6">
        <w:rPr>
          <w:rFonts w:ascii="Courier New" w:hAnsi="Courier New" w:cs="Courier New"/>
          <w:sz w:val="16"/>
          <w:szCs w:val="24"/>
        </w:rPr>
        <w:t xml:space="preserve">    </w:t>
      </w:r>
      <w:r w:rsidRPr="00D009F6">
        <w:rPr>
          <w:rFonts w:ascii="Courier New" w:hAnsi="Courier New" w:cs="Courier New"/>
          <w:b/>
          <w:bCs/>
          <w:color w:val="008000"/>
          <w:sz w:val="16"/>
          <w:szCs w:val="24"/>
        </w:rPr>
        <w:t>ON</w:t>
      </w:r>
      <w:r w:rsidRPr="00D009F6">
        <w:rPr>
          <w:rFonts w:ascii="Courier New" w:hAnsi="Courier New" w:cs="Courier New"/>
          <w:sz w:val="16"/>
          <w:szCs w:val="24"/>
        </w:rPr>
        <w:t xml:space="preserve"> </w:t>
      </w:r>
      <w:proofErr w:type="spellStart"/>
      <w:r w:rsidRPr="00D009F6">
        <w:rPr>
          <w:rFonts w:ascii="Courier New" w:hAnsi="Courier New" w:cs="Courier New"/>
          <w:sz w:val="16"/>
          <w:szCs w:val="24"/>
        </w:rPr>
        <w:t>af.PETID</w:t>
      </w:r>
      <w:proofErr w:type="spellEnd"/>
      <w:r w:rsidRPr="00D009F6">
        <w:rPr>
          <w:rFonts w:ascii="Courier New" w:hAnsi="Courier New" w:cs="Courier New"/>
          <w:sz w:val="16"/>
          <w:szCs w:val="24"/>
        </w:rPr>
        <w:t xml:space="preserve"> </w:t>
      </w:r>
      <w:r w:rsidRPr="00D009F6">
        <w:rPr>
          <w:rFonts w:ascii="Courier New" w:hAnsi="Courier New" w:cs="Courier New"/>
          <w:color w:val="666666"/>
          <w:sz w:val="16"/>
          <w:szCs w:val="24"/>
        </w:rPr>
        <w:t>=</w:t>
      </w:r>
      <w:r w:rsidRPr="00D009F6">
        <w:rPr>
          <w:rFonts w:ascii="Courier New" w:hAnsi="Courier New" w:cs="Courier New"/>
          <w:sz w:val="16"/>
          <w:szCs w:val="24"/>
        </w:rPr>
        <w:t xml:space="preserve"> </w:t>
      </w:r>
      <w:proofErr w:type="spellStart"/>
      <w:r w:rsidRPr="00D009F6">
        <w:rPr>
          <w:rFonts w:ascii="Courier New" w:hAnsi="Courier New" w:cs="Courier New"/>
          <w:sz w:val="16"/>
          <w:szCs w:val="24"/>
        </w:rPr>
        <w:t>p.PETID</w:t>
      </w:r>
      <w:proofErr w:type="spellEnd"/>
      <w:r w:rsidRPr="00D009F6">
        <w:rPr>
          <w:rFonts w:ascii="Courier New" w:hAnsi="Courier New" w:cs="Courier New"/>
          <w:sz w:val="16"/>
          <w:szCs w:val="24"/>
        </w:rPr>
        <w:t xml:space="preserve"> </w:t>
      </w:r>
      <w:r w:rsidRPr="00D009F6">
        <w:rPr>
          <w:rFonts w:ascii="Courier New" w:hAnsi="Courier New" w:cs="Courier New"/>
          <w:b/>
          <w:bCs/>
          <w:color w:val="008000"/>
          <w:sz w:val="16"/>
          <w:szCs w:val="24"/>
        </w:rPr>
        <w:t>JOIN</w:t>
      </w:r>
      <w:r w:rsidRPr="00D009F6">
        <w:rPr>
          <w:rFonts w:ascii="Courier New" w:hAnsi="Courier New" w:cs="Courier New"/>
          <w:sz w:val="16"/>
          <w:szCs w:val="24"/>
        </w:rPr>
        <w:t xml:space="preserve"> </w:t>
      </w:r>
      <w:r w:rsidRPr="00D009F6">
        <w:rPr>
          <w:rFonts w:ascii="Courier New" w:hAnsi="Courier New" w:cs="Courier New"/>
          <w:b/>
          <w:bCs/>
          <w:color w:val="008000"/>
          <w:sz w:val="16"/>
          <w:szCs w:val="24"/>
        </w:rPr>
        <w:t>OWNER</w:t>
      </w:r>
      <w:r w:rsidRPr="00D009F6">
        <w:rPr>
          <w:rFonts w:ascii="Courier New" w:hAnsi="Courier New" w:cs="Courier New"/>
          <w:sz w:val="16"/>
          <w:szCs w:val="24"/>
        </w:rPr>
        <w:t xml:space="preserve"> o </w:t>
      </w:r>
    </w:p>
    <w:p w14:paraId="15FBEF4D"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r w:rsidRPr="00D009F6">
        <w:rPr>
          <w:rFonts w:ascii="Courier New" w:hAnsi="Courier New" w:cs="Courier New"/>
          <w:sz w:val="16"/>
          <w:szCs w:val="24"/>
        </w:rPr>
        <w:t xml:space="preserve">        </w:t>
      </w:r>
      <w:r w:rsidRPr="00D009F6">
        <w:rPr>
          <w:rFonts w:ascii="Courier New" w:hAnsi="Courier New" w:cs="Courier New"/>
          <w:b/>
          <w:bCs/>
          <w:color w:val="008000"/>
          <w:sz w:val="16"/>
          <w:szCs w:val="24"/>
        </w:rPr>
        <w:t>ON</w:t>
      </w:r>
      <w:r w:rsidRPr="00D009F6">
        <w:rPr>
          <w:rFonts w:ascii="Courier New" w:hAnsi="Courier New" w:cs="Courier New"/>
          <w:sz w:val="16"/>
          <w:szCs w:val="24"/>
        </w:rPr>
        <w:t xml:space="preserve"> </w:t>
      </w:r>
      <w:proofErr w:type="spellStart"/>
      <w:r w:rsidRPr="00D009F6">
        <w:rPr>
          <w:rFonts w:ascii="Courier New" w:hAnsi="Courier New" w:cs="Courier New"/>
          <w:sz w:val="16"/>
          <w:szCs w:val="24"/>
        </w:rPr>
        <w:t>p.OWNERID</w:t>
      </w:r>
      <w:proofErr w:type="spellEnd"/>
      <w:r w:rsidRPr="00D009F6">
        <w:rPr>
          <w:rFonts w:ascii="Courier New" w:hAnsi="Courier New" w:cs="Courier New"/>
          <w:sz w:val="16"/>
          <w:szCs w:val="24"/>
        </w:rPr>
        <w:t xml:space="preserve"> </w:t>
      </w:r>
      <w:r w:rsidRPr="00D009F6">
        <w:rPr>
          <w:rFonts w:ascii="Courier New" w:hAnsi="Courier New" w:cs="Courier New"/>
          <w:color w:val="666666"/>
          <w:sz w:val="16"/>
          <w:szCs w:val="24"/>
        </w:rPr>
        <w:t>=</w:t>
      </w:r>
      <w:r w:rsidRPr="00D009F6">
        <w:rPr>
          <w:rFonts w:ascii="Courier New" w:hAnsi="Courier New" w:cs="Courier New"/>
          <w:sz w:val="16"/>
          <w:szCs w:val="24"/>
        </w:rPr>
        <w:t xml:space="preserve"> </w:t>
      </w:r>
      <w:proofErr w:type="spellStart"/>
      <w:r w:rsidRPr="00D009F6">
        <w:rPr>
          <w:rFonts w:ascii="Courier New" w:hAnsi="Courier New" w:cs="Courier New"/>
          <w:sz w:val="16"/>
          <w:szCs w:val="24"/>
        </w:rPr>
        <w:t>o.OWNERID</w:t>
      </w:r>
      <w:proofErr w:type="spellEnd"/>
    </w:p>
    <w:p w14:paraId="7D180AC0"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r w:rsidRPr="00D009F6">
        <w:rPr>
          <w:rFonts w:ascii="Courier New" w:hAnsi="Courier New" w:cs="Courier New"/>
          <w:b/>
          <w:bCs/>
          <w:color w:val="008000"/>
          <w:sz w:val="16"/>
          <w:szCs w:val="24"/>
        </w:rPr>
        <w:t>WHERE</w:t>
      </w:r>
      <w:r w:rsidRPr="00D009F6">
        <w:rPr>
          <w:rFonts w:ascii="Courier New" w:hAnsi="Courier New" w:cs="Courier New"/>
          <w:sz w:val="16"/>
          <w:szCs w:val="24"/>
        </w:rPr>
        <w:t xml:space="preserve"> </w:t>
      </w:r>
      <w:proofErr w:type="spellStart"/>
      <w:r w:rsidRPr="00D009F6">
        <w:rPr>
          <w:rFonts w:ascii="Courier New" w:hAnsi="Courier New" w:cs="Courier New"/>
          <w:sz w:val="16"/>
          <w:szCs w:val="24"/>
        </w:rPr>
        <w:t>af.PETID</w:t>
      </w:r>
      <w:proofErr w:type="spellEnd"/>
      <w:r w:rsidRPr="00D009F6">
        <w:rPr>
          <w:rFonts w:ascii="Courier New" w:hAnsi="Courier New" w:cs="Courier New"/>
          <w:sz w:val="16"/>
          <w:szCs w:val="24"/>
        </w:rPr>
        <w:t xml:space="preserve"> </w:t>
      </w:r>
      <w:r w:rsidRPr="00D009F6">
        <w:rPr>
          <w:rFonts w:ascii="Courier New" w:hAnsi="Courier New" w:cs="Courier New"/>
          <w:color w:val="666666"/>
          <w:sz w:val="16"/>
          <w:szCs w:val="24"/>
        </w:rPr>
        <w:t>=</w:t>
      </w:r>
      <w:r w:rsidRPr="00D009F6">
        <w:rPr>
          <w:rFonts w:ascii="Courier New" w:hAnsi="Courier New" w:cs="Courier New"/>
          <w:sz w:val="16"/>
          <w:szCs w:val="24"/>
        </w:rPr>
        <w:t xml:space="preserve"> </w:t>
      </w:r>
      <w:proofErr w:type="spellStart"/>
      <w:r w:rsidRPr="00D009F6">
        <w:rPr>
          <w:rFonts w:ascii="Courier New" w:hAnsi="Courier New" w:cs="Courier New"/>
          <w:sz w:val="16"/>
          <w:szCs w:val="24"/>
        </w:rPr>
        <w:t>lv_petid</w:t>
      </w:r>
      <w:proofErr w:type="spellEnd"/>
      <w:r w:rsidRPr="00D009F6">
        <w:rPr>
          <w:rFonts w:ascii="Courier New" w:hAnsi="Courier New" w:cs="Courier New"/>
          <w:sz w:val="16"/>
          <w:szCs w:val="24"/>
        </w:rPr>
        <w:t>;</w:t>
      </w:r>
    </w:p>
    <w:p w14:paraId="1E616748"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p>
    <w:p w14:paraId="19C3EEA1"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r w:rsidRPr="00D009F6">
        <w:rPr>
          <w:rFonts w:ascii="Courier New" w:hAnsi="Courier New" w:cs="Courier New"/>
          <w:b/>
          <w:bCs/>
          <w:color w:val="008000"/>
          <w:sz w:val="16"/>
          <w:szCs w:val="24"/>
        </w:rPr>
        <w:t>INSERT</w:t>
      </w:r>
      <w:r w:rsidRPr="00D009F6">
        <w:rPr>
          <w:rFonts w:ascii="Courier New" w:hAnsi="Courier New" w:cs="Courier New"/>
          <w:sz w:val="16"/>
          <w:szCs w:val="24"/>
        </w:rPr>
        <w:t xml:space="preserve"> </w:t>
      </w:r>
      <w:r w:rsidRPr="00D009F6">
        <w:rPr>
          <w:rFonts w:ascii="Courier New" w:hAnsi="Courier New" w:cs="Courier New"/>
          <w:b/>
          <w:bCs/>
          <w:color w:val="008000"/>
          <w:sz w:val="16"/>
          <w:szCs w:val="24"/>
        </w:rPr>
        <w:t>INTO</w:t>
      </w:r>
      <w:r w:rsidRPr="00D009F6">
        <w:rPr>
          <w:rFonts w:ascii="Courier New" w:hAnsi="Courier New" w:cs="Courier New"/>
          <w:sz w:val="16"/>
          <w:szCs w:val="24"/>
        </w:rPr>
        <w:t xml:space="preserve"> GRIEF_COUNSELOR_ALERT (ALERT_DATE, PETID, OWNERID, PHONE_PRIMARY, DEATH_DATE)</w:t>
      </w:r>
    </w:p>
    <w:p w14:paraId="0CA6562E"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r w:rsidRPr="00D009F6">
        <w:rPr>
          <w:rFonts w:ascii="Courier New" w:hAnsi="Courier New" w:cs="Courier New"/>
          <w:sz w:val="16"/>
          <w:szCs w:val="24"/>
        </w:rPr>
        <w:tab/>
      </w:r>
      <w:r w:rsidRPr="00D009F6">
        <w:rPr>
          <w:rFonts w:ascii="Courier New" w:hAnsi="Courier New" w:cs="Courier New"/>
          <w:sz w:val="16"/>
          <w:szCs w:val="24"/>
        </w:rPr>
        <w:tab/>
      </w:r>
      <w:r w:rsidRPr="00D009F6">
        <w:rPr>
          <w:rFonts w:ascii="Courier New" w:hAnsi="Courier New" w:cs="Courier New"/>
          <w:sz w:val="16"/>
          <w:szCs w:val="24"/>
        </w:rPr>
        <w:tab/>
      </w:r>
      <w:proofErr w:type="gramStart"/>
      <w:r w:rsidRPr="00D009F6">
        <w:rPr>
          <w:rFonts w:ascii="Courier New" w:hAnsi="Courier New" w:cs="Courier New"/>
          <w:b/>
          <w:bCs/>
          <w:color w:val="008000"/>
          <w:sz w:val="16"/>
          <w:szCs w:val="24"/>
        </w:rPr>
        <w:t>VALUES</w:t>
      </w:r>
      <w:r w:rsidRPr="00D009F6">
        <w:rPr>
          <w:rFonts w:ascii="Courier New" w:hAnsi="Courier New" w:cs="Courier New"/>
          <w:sz w:val="16"/>
          <w:szCs w:val="24"/>
        </w:rPr>
        <w:t>(</w:t>
      </w:r>
      <w:proofErr w:type="gramEnd"/>
      <w:r w:rsidRPr="00D009F6">
        <w:rPr>
          <w:rFonts w:ascii="Courier New" w:hAnsi="Courier New" w:cs="Courier New"/>
          <w:sz w:val="16"/>
          <w:szCs w:val="24"/>
        </w:rPr>
        <w:t xml:space="preserve">SYSDATE, </w:t>
      </w:r>
      <w:proofErr w:type="spellStart"/>
      <w:r w:rsidRPr="00D009F6">
        <w:rPr>
          <w:rFonts w:ascii="Courier New" w:hAnsi="Courier New" w:cs="Courier New"/>
          <w:sz w:val="16"/>
          <w:szCs w:val="24"/>
        </w:rPr>
        <w:t>lv_petid</w:t>
      </w:r>
      <w:proofErr w:type="spellEnd"/>
      <w:r w:rsidRPr="00D009F6">
        <w:rPr>
          <w:rFonts w:ascii="Courier New" w:hAnsi="Courier New" w:cs="Courier New"/>
          <w:sz w:val="16"/>
          <w:szCs w:val="24"/>
        </w:rPr>
        <w:t xml:space="preserve">, </w:t>
      </w:r>
      <w:proofErr w:type="spellStart"/>
      <w:r w:rsidRPr="00D009F6">
        <w:rPr>
          <w:rFonts w:ascii="Courier New" w:hAnsi="Courier New" w:cs="Courier New"/>
          <w:sz w:val="16"/>
          <w:szCs w:val="24"/>
        </w:rPr>
        <w:t>lv_ownerid</w:t>
      </w:r>
      <w:proofErr w:type="spellEnd"/>
      <w:r w:rsidRPr="00D009F6">
        <w:rPr>
          <w:rFonts w:ascii="Courier New" w:hAnsi="Courier New" w:cs="Courier New"/>
          <w:sz w:val="16"/>
          <w:szCs w:val="24"/>
        </w:rPr>
        <w:t xml:space="preserve">, </w:t>
      </w:r>
      <w:proofErr w:type="spellStart"/>
      <w:r w:rsidRPr="00D009F6">
        <w:rPr>
          <w:rFonts w:ascii="Courier New" w:hAnsi="Courier New" w:cs="Courier New"/>
          <w:sz w:val="16"/>
          <w:szCs w:val="24"/>
        </w:rPr>
        <w:t>lv_phone</w:t>
      </w:r>
      <w:proofErr w:type="spellEnd"/>
      <w:r w:rsidRPr="00D009F6">
        <w:rPr>
          <w:rFonts w:ascii="Courier New" w:hAnsi="Courier New" w:cs="Courier New"/>
          <w:sz w:val="16"/>
          <w:szCs w:val="24"/>
        </w:rPr>
        <w:t xml:space="preserve">, </w:t>
      </w:r>
      <w:proofErr w:type="spellStart"/>
      <w:r w:rsidRPr="00D009F6">
        <w:rPr>
          <w:rFonts w:ascii="Courier New" w:hAnsi="Courier New" w:cs="Courier New"/>
          <w:sz w:val="16"/>
          <w:szCs w:val="24"/>
        </w:rPr>
        <w:t>lv_deathdate</w:t>
      </w:r>
      <w:proofErr w:type="spellEnd"/>
      <w:r w:rsidRPr="00D009F6">
        <w:rPr>
          <w:rFonts w:ascii="Courier New" w:hAnsi="Courier New" w:cs="Courier New"/>
          <w:sz w:val="16"/>
          <w:szCs w:val="24"/>
        </w:rPr>
        <w:t>);</w:t>
      </w:r>
    </w:p>
    <w:p w14:paraId="6444E552"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 w:val="16"/>
          <w:szCs w:val="24"/>
        </w:rPr>
      </w:pPr>
    </w:p>
    <w:p w14:paraId="421E66FC" w14:textId="77777777" w:rsidR="00D009F6" w:rsidRPr="00D009F6" w:rsidRDefault="00D009F6" w:rsidP="00D009F6">
      <w:pPr>
        <w:autoSpaceDE w:val="0"/>
        <w:autoSpaceDN w:val="0"/>
        <w:adjustRightInd w:val="0"/>
        <w:spacing w:before="0" w:after="0" w:line="240" w:lineRule="auto"/>
        <w:ind w:left="720"/>
        <w:rPr>
          <w:rFonts w:ascii="Courier New" w:hAnsi="Courier New" w:cs="Courier New"/>
          <w:szCs w:val="24"/>
        </w:rPr>
      </w:pPr>
      <w:r w:rsidRPr="00D009F6">
        <w:rPr>
          <w:rFonts w:ascii="Courier New" w:hAnsi="Courier New" w:cs="Courier New"/>
          <w:b/>
          <w:bCs/>
          <w:color w:val="008000"/>
          <w:sz w:val="16"/>
          <w:szCs w:val="24"/>
        </w:rPr>
        <w:t>END</w:t>
      </w:r>
      <w:r w:rsidRPr="00D009F6">
        <w:rPr>
          <w:rFonts w:ascii="Courier New" w:hAnsi="Courier New" w:cs="Courier New"/>
          <w:sz w:val="16"/>
          <w:szCs w:val="24"/>
        </w:rPr>
        <w:t>;</w:t>
      </w:r>
    </w:p>
    <w:p w14:paraId="2C2D7E1E" w14:textId="597865FF" w:rsidR="004843A4" w:rsidRDefault="00D009F6" w:rsidP="00D009F6">
      <w:pPr>
        <w:jc w:val="center"/>
      </w:pPr>
      <w:r>
        <w:t>Code Insert 04</w:t>
      </w:r>
    </w:p>
    <w:p w14:paraId="57958D48" w14:textId="7ACA962E" w:rsidR="00D009F6" w:rsidRDefault="00D009F6" w:rsidP="00D009F6">
      <w:r>
        <w:t>Finally, a view was created which shows the grief counselor exactly what she needs to assist a grieving pet parent [figure 22].</w:t>
      </w:r>
    </w:p>
    <w:p w14:paraId="7B92039A" w14:textId="77777777" w:rsidR="00D009F6" w:rsidRDefault="00D009F6" w:rsidP="00D009F6">
      <w:pPr>
        <w:keepNext/>
      </w:pPr>
      <w:r>
        <w:rPr>
          <w:noProof/>
        </w:rPr>
        <w:lastRenderedPageBreak/>
        <w:drawing>
          <wp:inline distT="0" distB="0" distL="0" distR="0" wp14:anchorId="1EBDDF3F" wp14:editId="13E60AA4">
            <wp:extent cx="5936615" cy="3343910"/>
            <wp:effectExtent l="0" t="0" r="6985" b="8890"/>
            <wp:docPr id="25" name="Picture 25">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a:hlinkClick r:id="rId49"/>
                    </pic:cNvPr>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36615" cy="3343910"/>
                    </a:xfrm>
                    <a:prstGeom prst="rect">
                      <a:avLst/>
                    </a:prstGeom>
                    <a:noFill/>
                    <a:ln>
                      <a:noFill/>
                    </a:ln>
                  </pic:spPr>
                </pic:pic>
              </a:graphicData>
            </a:graphic>
          </wp:inline>
        </w:drawing>
      </w:r>
    </w:p>
    <w:p w14:paraId="7AEDC97D" w14:textId="4678AB77" w:rsidR="00D009F6" w:rsidRDefault="00D009F6" w:rsidP="00D009F6">
      <w:pPr>
        <w:pStyle w:val="Caption"/>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22</w:t>
      </w:r>
      <w:r w:rsidR="00284E70">
        <w:rPr>
          <w:noProof/>
        </w:rPr>
        <w:fldChar w:fldCharType="end"/>
      </w:r>
    </w:p>
    <w:p w14:paraId="59AFE342" w14:textId="2B4E0DB1" w:rsidR="007D1A88" w:rsidRDefault="00A5365D" w:rsidP="00A5365D">
      <w:pPr>
        <w:pStyle w:val="Heading3"/>
      </w:pPr>
      <w:r>
        <w:t>CRM-05 When a parent brings in a new pet a medical chart should be created</w:t>
      </w:r>
    </w:p>
    <w:p w14:paraId="68530D55" w14:textId="1244BCBE" w:rsidR="00551CB5" w:rsidRDefault="00A5365D" w:rsidP="00551CB5">
      <w:pPr>
        <w:keepNext/>
      </w:pPr>
      <w:r>
        <w:lastRenderedPageBreak/>
        <w:t>Per</w:t>
      </w:r>
      <w:r w:rsidRPr="00A5365D">
        <w:t xml:space="preserve"> </w:t>
      </w:r>
      <w:r>
        <w:t xml:space="preserve">CSFDAVD, the medical chart starts with a table of basic information called </w:t>
      </w:r>
      <w:proofErr w:type="spellStart"/>
      <w:r>
        <w:t>Animal_Facts</w:t>
      </w:r>
      <w:proofErr w:type="spellEnd"/>
      <w:r>
        <w:t xml:space="preserve">; the reception/customer relations management table is simply called pet.  When a new </w:t>
      </w:r>
      <w:r w:rsidR="00734A00">
        <w:t xml:space="preserve">animal is added to the pet chart the trigger fires and the relevant data </w:t>
      </w:r>
      <w:del w:id="64" w:author="Hicks, James K." w:date="2018-07-15T11:48:00Z">
        <w:r w:rsidR="00734A00" w:rsidDel="009F5018">
          <w:delText xml:space="preserve">is </w:delText>
        </w:r>
      </w:del>
      <w:r w:rsidR="00734A00">
        <w:t xml:space="preserve">automatically </w:t>
      </w:r>
      <w:del w:id="65" w:author="Hicks, James K." w:date="2018-07-15T11:48:00Z">
        <w:r w:rsidR="00734A00" w:rsidDel="009F5018">
          <w:delText xml:space="preserve">slid </w:delText>
        </w:r>
      </w:del>
      <w:ins w:id="66" w:author="Hicks, James K." w:date="2018-07-15T11:48:00Z">
        <w:r w:rsidR="009F5018">
          <w:t>goes</w:t>
        </w:r>
        <w:r w:rsidR="009F5018">
          <w:t xml:space="preserve"> </w:t>
        </w:r>
      </w:ins>
      <w:r w:rsidR="00734A00">
        <w:t xml:space="preserve">into the </w:t>
      </w:r>
      <w:proofErr w:type="spellStart"/>
      <w:r w:rsidR="00734A00">
        <w:t>Animal_Facts</w:t>
      </w:r>
      <w:proofErr w:type="spellEnd"/>
      <w:r w:rsidR="00734A00">
        <w:t xml:space="preserve"> chart [</w:t>
      </w:r>
      <w:commentRangeStart w:id="67"/>
      <w:r w:rsidR="00734A00">
        <w:t>figure</w:t>
      </w:r>
      <w:commentRangeEnd w:id="67"/>
      <w:r w:rsidR="009F5018">
        <w:rPr>
          <w:rStyle w:val="CommentReference"/>
        </w:rPr>
        <w:commentReference w:id="67"/>
      </w:r>
      <w:r w:rsidR="00734A00">
        <w:t>. This leads to data duplication in the database;</w:t>
      </w:r>
      <w:del w:id="68" w:author="Hicks, James K." w:date="2018-07-15T11:49:00Z">
        <w:r w:rsidR="00734A00" w:rsidDel="009F5018">
          <w:delText xml:space="preserve"> it is</w:delText>
        </w:r>
      </w:del>
      <w:ins w:id="69" w:author="Hicks, James K." w:date="2018-07-15T11:49:00Z">
        <w:r w:rsidR="009F5018">
          <w:t xml:space="preserve"> duplicate data</w:t>
        </w:r>
      </w:ins>
      <w:r w:rsidR="00734A00">
        <w:t xml:space="preserve"> </w:t>
      </w:r>
      <w:ins w:id="70" w:author="Hicks, James K." w:date="2018-07-15T11:49:00Z">
        <w:r w:rsidR="009F5018">
          <w:t xml:space="preserve">is </w:t>
        </w:r>
      </w:ins>
      <w:r w:rsidR="00734A00">
        <w:t xml:space="preserve">needed because it is not necessarily appropriate for the medical aspect of the patient’s data to be available to all employees of the business. </w:t>
      </w:r>
    </w:p>
    <w:p w14:paraId="1EA706D1" w14:textId="3978BF63" w:rsidR="00734A00" w:rsidRDefault="00734A00" w:rsidP="00551CB5">
      <w:pPr>
        <w:keepNext/>
      </w:pPr>
      <w:r>
        <w:rPr>
          <w:noProof/>
        </w:rPr>
        <w:drawing>
          <wp:inline distT="0" distB="0" distL="0" distR="0" wp14:anchorId="25A039EA" wp14:editId="7B32E8C0">
            <wp:extent cx="5936615" cy="3528060"/>
            <wp:effectExtent l="0" t="0" r="6985" b="0"/>
            <wp:docPr id="26" name="Picture 26">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6615" cy="3528060"/>
                    </a:xfrm>
                    <a:prstGeom prst="rect">
                      <a:avLst/>
                    </a:prstGeom>
                    <a:noFill/>
                    <a:ln>
                      <a:noFill/>
                    </a:ln>
                  </pic:spPr>
                </pic:pic>
              </a:graphicData>
            </a:graphic>
          </wp:inline>
        </w:drawing>
      </w:r>
    </w:p>
    <w:p w14:paraId="6C701790" w14:textId="02B1C29A" w:rsidR="00A5365D" w:rsidRDefault="00734A00" w:rsidP="00734A00">
      <w:pPr>
        <w:pStyle w:val="Caption"/>
        <w:jc w:val="center"/>
      </w:pPr>
      <w:r>
        <w:t xml:space="preserve">Figure </w:t>
      </w:r>
      <w:r w:rsidR="00284E70">
        <w:rPr>
          <w:noProof/>
        </w:rPr>
        <w:fldChar w:fldCharType="begin"/>
      </w:r>
      <w:r w:rsidR="00284E70">
        <w:rPr>
          <w:noProof/>
        </w:rPr>
        <w:instrText xml:space="preserve"> SEQ Figure \* ARABIC </w:instrText>
      </w:r>
      <w:r w:rsidR="00284E70">
        <w:rPr>
          <w:noProof/>
        </w:rPr>
        <w:fldChar w:fldCharType="separate"/>
      </w:r>
      <w:r w:rsidR="007E4B27">
        <w:rPr>
          <w:noProof/>
        </w:rPr>
        <w:t>23</w:t>
      </w:r>
      <w:r w:rsidR="00284E70">
        <w:rPr>
          <w:noProof/>
        </w:rPr>
        <w:fldChar w:fldCharType="end"/>
      </w:r>
    </w:p>
    <w:p w14:paraId="2E3E8ED0" w14:textId="15B8D7DD" w:rsidR="00734A00" w:rsidRDefault="00551CB5">
      <w:r>
        <w:t>This code and data structure also satisfied the following transaction and reporting requirements:</w:t>
      </w:r>
    </w:p>
    <w:p w14:paraId="6F3DFFCA" w14:textId="1AB58ECB" w:rsidR="00551CB5" w:rsidRDefault="00D05B62" w:rsidP="00551CB5">
      <w:pPr>
        <w:pStyle w:val="ListBullet"/>
        <w:tabs>
          <w:tab w:val="clear" w:pos="360"/>
          <w:tab w:val="num" w:pos="1080"/>
        </w:tabs>
        <w:ind w:left="1080"/>
      </w:pPr>
      <w:r>
        <w:t>REPORT-06: Grief counseling—regarding the data needs for a grief counseling appointment.</w:t>
      </w:r>
    </w:p>
    <w:p w14:paraId="186C1D15" w14:textId="768C1573" w:rsidR="00D05B62" w:rsidRDefault="00D05B62" w:rsidP="00551CB5">
      <w:pPr>
        <w:pStyle w:val="ListBullet"/>
        <w:tabs>
          <w:tab w:val="clear" w:pos="360"/>
          <w:tab w:val="num" w:pos="1080"/>
        </w:tabs>
        <w:ind w:left="1080"/>
      </w:pPr>
      <w:r>
        <w:t>TRX-06: Pet historical.</w:t>
      </w:r>
    </w:p>
    <w:p w14:paraId="6B9CAD5E" w14:textId="0EB4AA0A" w:rsidR="00D05B62" w:rsidRDefault="00D05B62" w:rsidP="00551CB5">
      <w:pPr>
        <w:pStyle w:val="ListBullet"/>
        <w:tabs>
          <w:tab w:val="clear" w:pos="360"/>
          <w:tab w:val="num" w:pos="1080"/>
        </w:tabs>
        <w:ind w:left="1080"/>
      </w:pPr>
      <w:r>
        <w:t>TRX-09: Update chart upon death</w:t>
      </w:r>
    </w:p>
    <w:p w14:paraId="6F9F67FD" w14:textId="4D49F42F" w:rsidR="00734A00" w:rsidRDefault="00734A00" w:rsidP="00734A00">
      <w:pPr>
        <w:pStyle w:val="Heading2"/>
      </w:pPr>
      <w:bookmarkStart w:id="71" w:name="_Toc519361981"/>
      <w:r>
        <w:t>Clinical Procedures</w:t>
      </w:r>
      <w:bookmarkEnd w:id="71"/>
    </w:p>
    <w:p w14:paraId="29297BE1" w14:textId="6503AF96" w:rsidR="00734A00" w:rsidRDefault="00734A00" w:rsidP="00734A00">
      <w:pPr>
        <w:pStyle w:val="Heading3"/>
      </w:pPr>
      <w:r>
        <w:t>PROC-01 Once a clinical event is complete it must be added to the chart</w:t>
      </w:r>
    </w:p>
    <w:p w14:paraId="5973EB00" w14:textId="5B9FDC53" w:rsidR="00734A00" w:rsidRDefault="00470687" w:rsidP="00734A00">
      <w:r>
        <w:t xml:space="preserve">Clinical events, (AKA clinical procedures) </w:t>
      </w:r>
      <w:r w:rsidR="004B27EE">
        <w:t xml:space="preserve">range from complex surgeries to a simple patient checkup.  Some procedures, like </w:t>
      </w:r>
      <w:del w:id="72" w:author="Hicks, James K." w:date="2018-07-15T11:51:00Z">
        <w:r w:rsidR="004B27EE" w:rsidDel="009F5018">
          <w:delText>operations</w:delText>
        </w:r>
      </w:del>
      <w:ins w:id="73" w:author="Hicks, James K." w:date="2018-07-15T11:51:00Z">
        <w:r w:rsidR="009F5018">
          <w:t>surgeries</w:t>
        </w:r>
      </w:ins>
      <w:r w:rsidR="004B27EE">
        <w:t xml:space="preserve">, involve the administering of several medications during the procedure.  This means that data is potentially touching three tables simultaneously, while other tables are waiting for a trigger to fire based on this data.  To handle </w:t>
      </w:r>
      <w:r w:rsidR="004B27EE">
        <w:rPr>
          <w:i/>
        </w:rPr>
        <w:t>clinical procedures</w:t>
      </w:r>
      <w:r w:rsidR="004B27EE">
        <w:t xml:space="preserve"> I used </w:t>
      </w:r>
      <w:proofErr w:type="spellStart"/>
      <w:proofErr w:type="gramStart"/>
      <w:r w:rsidR="004B27EE">
        <w:t>a</w:t>
      </w:r>
      <w:proofErr w:type="spellEnd"/>
      <w:proofErr w:type="gramEnd"/>
      <w:r w:rsidR="004B27EE">
        <w:t xml:space="preserve"> </w:t>
      </w:r>
      <w:r w:rsidR="004B27EE">
        <w:rPr>
          <w:i/>
        </w:rPr>
        <w:t>Oracle Procedure</w:t>
      </w:r>
      <w:r w:rsidR="004B27EE">
        <w:t>.  This procedure takes advantage of Oracle’s ability to take in optional incoming parameters into the program unit, allowing for a simple clinical event with no medication or a complex surgery with up to five medications.  If the vets feel that five medications is insufficient, the number of parameters can be easily expanded by copying code and modifying variable numbers up to PL/SQL’s maximum of 32768 incoming program unit variables</w:t>
      </w:r>
      <w:r w:rsidR="00173FD1">
        <w:t xml:space="preserve"> </w:t>
      </w:r>
      <w:r w:rsidR="00173FD1">
        <w:fldChar w:fldCharType="begin"/>
      </w:r>
      <w:r w:rsidR="00173FD1">
        <w:instrText xml:space="preserve"> ADDIN ZOTERO_ITEM CSL_CITATION {"citationID":"8JacuO2v","properties":{"formattedCitation":"(\\uc0\\u8220{}Database PL/SQL Language Reference,\\uc0\\u8221{} n.d.)","plainCitation":"(“Database PL/SQL Language Reference,” n.d.)","noteIndex":0},"citationItems":[{"id":1579,"uris":["http://zotero.org/users/19325/items/X83ANHUB"],"uri":["http://zotero.org/users/19325/items/X83ANHUB"],"itemData":{"id":1579,"type":"webpage","title":"Database PL/SQL Language Reference","URL":"https://docs.oracle.com/cd/E11882_01/appdev.112/e25519/limits.htm#LNPLS018","language":"en","accessed":{"date-parts":[["2018",7,12]]}}}],"schema":"https://github.com/citation-style-language/schema/raw/master/csl-citation.json"} </w:instrText>
      </w:r>
      <w:r w:rsidR="00173FD1">
        <w:fldChar w:fldCharType="separate"/>
      </w:r>
      <w:r w:rsidR="00173FD1" w:rsidRPr="00173FD1">
        <w:rPr>
          <w:rFonts w:ascii="Corbel" w:hAnsi="Corbel" w:cs="Times New Roman"/>
          <w:szCs w:val="24"/>
        </w:rPr>
        <w:t>(“Database PL/SQL Language Reference,” n.d.)</w:t>
      </w:r>
      <w:r w:rsidR="00173FD1">
        <w:fldChar w:fldCharType="end"/>
      </w:r>
      <w:r w:rsidR="004B27EE">
        <w:t xml:space="preserve"> </w:t>
      </w:r>
      <w:r w:rsidR="00173FD1">
        <w:t xml:space="preserve">.   Each medical administration would just be one dose at a time, as a doctor would never say “give two doses of 30cc </w:t>
      </w:r>
      <w:proofErr w:type="spellStart"/>
      <w:r w:rsidR="00173FD1">
        <w:t>Anetrizine</w:t>
      </w:r>
      <w:proofErr w:type="spellEnd"/>
      <w:r w:rsidR="00173FD1">
        <w:t xml:space="preserve">” she would simply say “push 60cc </w:t>
      </w:r>
      <w:proofErr w:type="spellStart"/>
      <w:r w:rsidR="00173FD1">
        <w:t>Anetrizine</w:t>
      </w:r>
      <w:proofErr w:type="spellEnd"/>
      <w:r w:rsidR="00173FD1">
        <w:t xml:space="preserve"> stat”.  Per business rule RX-09: doctors and Vets do not write formal prescriptions for medicines given during a clinical event, </w:t>
      </w:r>
      <w:ins w:id="74" w:author="Hicks, James K." w:date="2018-07-15T11:53:00Z">
        <w:r w:rsidR="009F5018">
          <w:t xml:space="preserve">this </w:t>
        </w:r>
      </w:ins>
      <w:r w:rsidR="00173FD1">
        <w:t xml:space="preserve">was also considered during the creation of this procedure.  Finally, </w:t>
      </w:r>
      <w:r w:rsidR="00173FD1">
        <w:lastRenderedPageBreak/>
        <w:t xml:space="preserve">logic involving creating a way for these medicines to be documented, and marked as approved for regulatory reporting requirements, was added </w:t>
      </w:r>
      <w:r w:rsidR="00CF74FB">
        <w:t>to logic and structures to fulfill all of the needs related to PROC-01 [code insert 05]</w:t>
      </w:r>
      <w:r w:rsidR="0070468E">
        <w:rPr>
          <w:rStyle w:val="FootnoteReference"/>
        </w:rPr>
        <w:footnoteReference w:id="3"/>
      </w:r>
      <w:r w:rsidR="00CF74FB">
        <w:t xml:space="preserve">.  </w:t>
      </w:r>
    </w:p>
    <w:p w14:paraId="483EFE7D"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b/>
          <w:bCs/>
          <w:color w:val="008000"/>
          <w:sz w:val="16"/>
          <w:szCs w:val="24"/>
        </w:rPr>
        <w:t>CREATE</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OR</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REPLACE</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PROCEDURE</w:t>
      </w:r>
      <w:r w:rsidRPr="00CF74FB">
        <w:rPr>
          <w:rFonts w:ascii="Courier New" w:hAnsi="Courier New" w:cs="Courier New"/>
          <w:sz w:val="16"/>
          <w:szCs w:val="24"/>
        </w:rPr>
        <w:t xml:space="preserve"> PROC_RX_</w:t>
      </w:r>
      <w:proofErr w:type="gramStart"/>
      <w:r w:rsidRPr="00CF74FB">
        <w:rPr>
          <w:rFonts w:ascii="Courier New" w:hAnsi="Courier New" w:cs="Courier New"/>
          <w:sz w:val="16"/>
          <w:szCs w:val="24"/>
        </w:rPr>
        <w:t>VETPROC(</w:t>
      </w:r>
      <w:proofErr w:type="gramEnd"/>
    </w:p>
    <w:p w14:paraId="33B5E8AA"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proofErr w:type="spellStart"/>
      <w:r w:rsidRPr="00CF74FB">
        <w:rPr>
          <w:rFonts w:ascii="Courier New" w:hAnsi="Courier New" w:cs="Courier New"/>
          <w:sz w:val="16"/>
          <w:szCs w:val="24"/>
        </w:rPr>
        <w:t>p_vetid</w:t>
      </w:r>
      <w:proofErr w:type="spellEnd"/>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w:t>
      </w:r>
      <w:proofErr w:type="spellStart"/>
      <w:r w:rsidRPr="00CF74FB">
        <w:rPr>
          <w:rFonts w:ascii="Courier New" w:hAnsi="Courier New" w:cs="Courier New"/>
          <w:color w:val="008000"/>
          <w:sz w:val="16"/>
          <w:szCs w:val="24"/>
        </w:rPr>
        <w:t>int</w:t>
      </w:r>
      <w:proofErr w:type="spellEnd"/>
      <w:r w:rsidRPr="00CF74FB">
        <w:rPr>
          <w:rFonts w:ascii="Courier New" w:hAnsi="Courier New" w:cs="Courier New"/>
          <w:sz w:val="16"/>
          <w:szCs w:val="24"/>
        </w:rPr>
        <w:t>,</w:t>
      </w:r>
    </w:p>
    <w:p w14:paraId="64AB80C5"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proofErr w:type="spellStart"/>
      <w:r w:rsidRPr="00CF74FB">
        <w:rPr>
          <w:rFonts w:ascii="Courier New" w:hAnsi="Courier New" w:cs="Courier New"/>
          <w:sz w:val="16"/>
          <w:szCs w:val="24"/>
        </w:rPr>
        <w:t>p_petid</w:t>
      </w:r>
      <w:proofErr w:type="spellEnd"/>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w:t>
      </w:r>
      <w:proofErr w:type="spellStart"/>
      <w:r w:rsidRPr="00CF74FB">
        <w:rPr>
          <w:rFonts w:ascii="Courier New" w:hAnsi="Courier New" w:cs="Courier New"/>
          <w:color w:val="008000"/>
          <w:sz w:val="16"/>
          <w:szCs w:val="24"/>
        </w:rPr>
        <w:t>int</w:t>
      </w:r>
      <w:proofErr w:type="spellEnd"/>
      <w:r w:rsidRPr="00CF74FB">
        <w:rPr>
          <w:rFonts w:ascii="Courier New" w:hAnsi="Courier New" w:cs="Courier New"/>
          <w:sz w:val="16"/>
          <w:szCs w:val="24"/>
        </w:rPr>
        <w:t xml:space="preserve">, </w:t>
      </w:r>
    </w:p>
    <w:p w14:paraId="2277FC8E"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proofErr w:type="spellStart"/>
      <w:r w:rsidRPr="00CF74FB">
        <w:rPr>
          <w:rFonts w:ascii="Courier New" w:hAnsi="Courier New" w:cs="Courier New"/>
          <w:sz w:val="16"/>
          <w:szCs w:val="24"/>
        </w:rPr>
        <w:t>p_vet_procid</w:t>
      </w:r>
      <w:proofErr w:type="spellEnd"/>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w:t>
      </w:r>
      <w:proofErr w:type="spellStart"/>
      <w:r w:rsidRPr="00CF74FB">
        <w:rPr>
          <w:rFonts w:ascii="Courier New" w:hAnsi="Courier New" w:cs="Courier New"/>
          <w:color w:val="008000"/>
          <w:sz w:val="16"/>
          <w:szCs w:val="24"/>
        </w:rPr>
        <w:t>int</w:t>
      </w:r>
      <w:proofErr w:type="spellEnd"/>
      <w:r w:rsidRPr="00CF74FB">
        <w:rPr>
          <w:rFonts w:ascii="Courier New" w:hAnsi="Courier New" w:cs="Courier New"/>
          <w:sz w:val="16"/>
          <w:szCs w:val="24"/>
        </w:rPr>
        <w:t xml:space="preserve">, </w:t>
      </w:r>
    </w:p>
    <w:p w14:paraId="70209825"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proofErr w:type="spellStart"/>
      <w:r w:rsidRPr="00CF74FB">
        <w:rPr>
          <w:rFonts w:ascii="Courier New" w:hAnsi="Courier New" w:cs="Courier New"/>
          <w:sz w:val="16"/>
          <w:szCs w:val="24"/>
        </w:rPr>
        <w:t>p_proc_notes</w:t>
      </w:r>
      <w:proofErr w:type="spellEnd"/>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w:t>
      </w:r>
      <w:proofErr w:type="spellStart"/>
      <w:r w:rsidRPr="00CF74FB">
        <w:rPr>
          <w:rFonts w:ascii="Courier New" w:hAnsi="Courier New" w:cs="Courier New"/>
          <w:b/>
          <w:bCs/>
          <w:color w:val="008000"/>
          <w:sz w:val="16"/>
          <w:szCs w:val="24"/>
        </w:rPr>
        <w:t>clob</w:t>
      </w:r>
      <w:proofErr w:type="spellEnd"/>
      <w:r w:rsidRPr="00CF74FB">
        <w:rPr>
          <w:rFonts w:ascii="Courier New" w:hAnsi="Courier New" w:cs="Courier New"/>
          <w:sz w:val="16"/>
          <w:szCs w:val="24"/>
        </w:rPr>
        <w:t xml:space="preserve">, </w:t>
      </w:r>
    </w:p>
    <w:p w14:paraId="2D79A500"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proofErr w:type="spellStart"/>
      <w:r w:rsidRPr="00CF74FB">
        <w:rPr>
          <w:rFonts w:ascii="Courier New" w:hAnsi="Courier New" w:cs="Courier New"/>
          <w:sz w:val="16"/>
          <w:szCs w:val="24"/>
        </w:rPr>
        <w:t>p_rxdisp</w:t>
      </w:r>
      <w:proofErr w:type="spellEnd"/>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w:t>
      </w:r>
      <w:r w:rsidRPr="00CF74FB">
        <w:rPr>
          <w:rFonts w:ascii="Courier New" w:hAnsi="Courier New" w:cs="Courier New"/>
          <w:color w:val="008000"/>
          <w:sz w:val="16"/>
          <w:szCs w:val="24"/>
        </w:rPr>
        <w:t>char</w:t>
      </w:r>
      <w:r w:rsidRPr="00CF74FB">
        <w:rPr>
          <w:rFonts w:ascii="Courier New" w:hAnsi="Courier New" w:cs="Courier New"/>
          <w:sz w:val="16"/>
          <w:szCs w:val="24"/>
        </w:rPr>
        <w:t xml:space="preserve">, </w:t>
      </w:r>
    </w:p>
    <w:p w14:paraId="2EBBB7A9"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p_drugid01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w:t>
      </w:r>
      <w:r w:rsidRPr="00CF74FB">
        <w:rPr>
          <w:rFonts w:ascii="Courier New" w:hAnsi="Courier New" w:cs="Courier New"/>
          <w:color w:val="008000"/>
          <w:sz w:val="16"/>
          <w:szCs w:val="24"/>
        </w:rPr>
        <w:t>int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DEFAULT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r w:rsidRPr="00CF74FB">
        <w:rPr>
          <w:rFonts w:ascii="Courier New" w:hAnsi="Courier New" w:cs="Courier New"/>
          <w:sz w:val="16"/>
          <w:szCs w:val="24"/>
        </w:rPr>
        <w:t xml:space="preserve">, </w:t>
      </w:r>
    </w:p>
    <w:p w14:paraId="72818CE2"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p_drugdose01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varchar2 </w:t>
      </w:r>
      <w:r w:rsidRPr="00CF74FB">
        <w:rPr>
          <w:rFonts w:ascii="Courier New" w:hAnsi="Courier New" w:cs="Courier New"/>
          <w:b/>
          <w:bCs/>
          <w:color w:val="008000"/>
          <w:sz w:val="16"/>
          <w:szCs w:val="24"/>
        </w:rPr>
        <w:t>DEFAULT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r w:rsidRPr="00CF74FB">
        <w:rPr>
          <w:rFonts w:ascii="Courier New" w:hAnsi="Courier New" w:cs="Courier New"/>
          <w:sz w:val="16"/>
          <w:szCs w:val="24"/>
        </w:rPr>
        <w:t xml:space="preserve">, </w:t>
      </w:r>
    </w:p>
    <w:p w14:paraId="6F06A6AC"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p_drug_units01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w:t>
      </w:r>
      <w:r w:rsidRPr="00CF74FB">
        <w:rPr>
          <w:rFonts w:ascii="Courier New" w:hAnsi="Courier New" w:cs="Courier New"/>
          <w:color w:val="008000"/>
          <w:sz w:val="16"/>
          <w:szCs w:val="24"/>
        </w:rPr>
        <w:t>number</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DEFAULT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r w:rsidRPr="00CF74FB">
        <w:rPr>
          <w:rFonts w:ascii="Courier New" w:hAnsi="Courier New" w:cs="Courier New"/>
          <w:sz w:val="16"/>
          <w:szCs w:val="24"/>
        </w:rPr>
        <w:t xml:space="preserve">, </w:t>
      </w:r>
    </w:p>
    <w:p w14:paraId="6D34F5F7"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p_drugid02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w:t>
      </w:r>
      <w:r w:rsidRPr="00CF74FB">
        <w:rPr>
          <w:rFonts w:ascii="Courier New" w:hAnsi="Courier New" w:cs="Courier New"/>
          <w:color w:val="008000"/>
          <w:sz w:val="16"/>
          <w:szCs w:val="24"/>
        </w:rPr>
        <w:t>int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DEFAULT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r w:rsidRPr="00CF74FB">
        <w:rPr>
          <w:rFonts w:ascii="Courier New" w:hAnsi="Courier New" w:cs="Courier New"/>
          <w:sz w:val="16"/>
          <w:szCs w:val="24"/>
        </w:rPr>
        <w:t xml:space="preserve">, </w:t>
      </w:r>
    </w:p>
    <w:p w14:paraId="23CCEAB6"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p_drugdose02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varchar2 </w:t>
      </w:r>
      <w:r w:rsidRPr="00CF74FB">
        <w:rPr>
          <w:rFonts w:ascii="Courier New" w:hAnsi="Courier New" w:cs="Courier New"/>
          <w:b/>
          <w:bCs/>
          <w:color w:val="008000"/>
          <w:sz w:val="16"/>
          <w:szCs w:val="24"/>
        </w:rPr>
        <w:t>DEFAULT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r w:rsidRPr="00CF74FB">
        <w:rPr>
          <w:rFonts w:ascii="Courier New" w:hAnsi="Courier New" w:cs="Courier New"/>
          <w:sz w:val="16"/>
          <w:szCs w:val="24"/>
        </w:rPr>
        <w:t xml:space="preserve">, </w:t>
      </w:r>
    </w:p>
    <w:p w14:paraId="075503D7"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p_drug_units02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w:t>
      </w:r>
      <w:r w:rsidRPr="00CF74FB">
        <w:rPr>
          <w:rFonts w:ascii="Courier New" w:hAnsi="Courier New" w:cs="Courier New"/>
          <w:color w:val="008000"/>
          <w:sz w:val="16"/>
          <w:szCs w:val="24"/>
        </w:rPr>
        <w:t>number</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DEFAULT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r w:rsidRPr="00CF74FB">
        <w:rPr>
          <w:rFonts w:ascii="Courier New" w:hAnsi="Courier New" w:cs="Courier New"/>
          <w:sz w:val="16"/>
          <w:szCs w:val="24"/>
        </w:rPr>
        <w:t xml:space="preserve">, </w:t>
      </w:r>
    </w:p>
    <w:p w14:paraId="6380F9AA"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p_drugid03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w:t>
      </w:r>
      <w:r w:rsidRPr="00CF74FB">
        <w:rPr>
          <w:rFonts w:ascii="Courier New" w:hAnsi="Courier New" w:cs="Courier New"/>
          <w:color w:val="008000"/>
          <w:sz w:val="16"/>
          <w:szCs w:val="24"/>
        </w:rPr>
        <w:t>int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DEFAULT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r w:rsidRPr="00CF74FB">
        <w:rPr>
          <w:rFonts w:ascii="Courier New" w:hAnsi="Courier New" w:cs="Courier New"/>
          <w:sz w:val="16"/>
          <w:szCs w:val="24"/>
        </w:rPr>
        <w:t>,</w:t>
      </w:r>
    </w:p>
    <w:p w14:paraId="65F6CF30"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p_drugdose03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varchar2 </w:t>
      </w:r>
      <w:r w:rsidRPr="00CF74FB">
        <w:rPr>
          <w:rFonts w:ascii="Courier New" w:hAnsi="Courier New" w:cs="Courier New"/>
          <w:b/>
          <w:bCs/>
          <w:color w:val="008000"/>
          <w:sz w:val="16"/>
          <w:szCs w:val="24"/>
        </w:rPr>
        <w:t>DEFAULT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r w:rsidRPr="00CF74FB">
        <w:rPr>
          <w:rFonts w:ascii="Courier New" w:hAnsi="Courier New" w:cs="Courier New"/>
          <w:sz w:val="16"/>
          <w:szCs w:val="24"/>
        </w:rPr>
        <w:t xml:space="preserve">, </w:t>
      </w:r>
    </w:p>
    <w:p w14:paraId="48775BDF"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p_drug_units03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w:t>
      </w:r>
      <w:r w:rsidRPr="00CF74FB">
        <w:rPr>
          <w:rFonts w:ascii="Courier New" w:hAnsi="Courier New" w:cs="Courier New"/>
          <w:color w:val="008000"/>
          <w:sz w:val="16"/>
          <w:szCs w:val="24"/>
        </w:rPr>
        <w:t>number</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DEFAULT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r w:rsidRPr="00CF74FB">
        <w:rPr>
          <w:rFonts w:ascii="Courier New" w:hAnsi="Courier New" w:cs="Courier New"/>
          <w:sz w:val="16"/>
          <w:szCs w:val="24"/>
        </w:rPr>
        <w:t xml:space="preserve">, </w:t>
      </w:r>
    </w:p>
    <w:p w14:paraId="260C6862"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p_drugid04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w:t>
      </w:r>
      <w:r w:rsidRPr="00CF74FB">
        <w:rPr>
          <w:rFonts w:ascii="Courier New" w:hAnsi="Courier New" w:cs="Courier New"/>
          <w:color w:val="008000"/>
          <w:sz w:val="16"/>
          <w:szCs w:val="24"/>
        </w:rPr>
        <w:t>int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DEFAULT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r w:rsidRPr="00CF74FB">
        <w:rPr>
          <w:rFonts w:ascii="Courier New" w:hAnsi="Courier New" w:cs="Courier New"/>
          <w:sz w:val="16"/>
          <w:szCs w:val="24"/>
        </w:rPr>
        <w:t xml:space="preserve">, </w:t>
      </w:r>
    </w:p>
    <w:p w14:paraId="450D406F"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p_drugdose04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varchar2 </w:t>
      </w:r>
      <w:r w:rsidRPr="00CF74FB">
        <w:rPr>
          <w:rFonts w:ascii="Courier New" w:hAnsi="Courier New" w:cs="Courier New"/>
          <w:b/>
          <w:bCs/>
          <w:color w:val="008000"/>
          <w:sz w:val="16"/>
          <w:szCs w:val="24"/>
        </w:rPr>
        <w:t>DEFAULT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r w:rsidRPr="00CF74FB">
        <w:rPr>
          <w:rFonts w:ascii="Courier New" w:hAnsi="Courier New" w:cs="Courier New"/>
          <w:sz w:val="16"/>
          <w:szCs w:val="24"/>
        </w:rPr>
        <w:t xml:space="preserve">, </w:t>
      </w:r>
    </w:p>
    <w:p w14:paraId="286DAB15"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p_drug_units04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w:t>
      </w:r>
      <w:r w:rsidRPr="00CF74FB">
        <w:rPr>
          <w:rFonts w:ascii="Courier New" w:hAnsi="Courier New" w:cs="Courier New"/>
          <w:color w:val="008000"/>
          <w:sz w:val="16"/>
          <w:szCs w:val="24"/>
        </w:rPr>
        <w:t>number</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DEFAULT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r w:rsidRPr="00CF74FB">
        <w:rPr>
          <w:rFonts w:ascii="Courier New" w:hAnsi="Courier New" w:cs="Courier New"/>
          <w:sz w:val="16"/>
          <w:szCs w:val="24"/>
        </w:rPr>
        <w:t xml:space="preserve">, </w:t>
      </w:r>
    </w:p>
    <w:p w14:paraId="1249066B"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p_drugid05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w:t>
      </w:r>
      <w:r w:rsidRPr="00CF74FB">
        <w:rPr>
          <w:rFonts w:ascii="Courier New" w:hAnsi="Courier New" w:cs="Courier New"/>
          <w:color w:val="008000"/>
          <w:sz w:val="16"/>
          <w:szCs w:val="24"/>
        </w:rPr>
        <w:t>int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DEFAULT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r w:rsidRPr="00CF74FB">
        <w:rPr>
          <w:rFonts w:ascii="Courier New" w:hAnsi="Courier New" w:cs="Courier New"/>
          <w:sz w:val="16"/>
          <w:szCs w:val="24"/>
        </w:rPr>
        <w:t xml:space="preserve">, </w:t>
      </w:r>
    </w:p>
    <w:p w14:paraId="1687FCC8"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p_drugdose05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varchar2 </w:t>
      </w:r>
      <w:r w:rsidRPr="00CF74FB">
        <w:rPr>
          <w:rFonts w:ascii="Courier New" w:hAnsi="Courier New" w:cs="Courier New"/>
          <w:b/>
          <w:bCs/>
          <w:color w:val="008000"/>
          <w:sz w:val="16"/>
          <w:szCs w:val="24"/>
        </w:rPr>
        <w:t>DEFAULT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r w:rsidRPr="00CF74FB">
        <w:rPr>
          <w:rFonts w:ascii="Courier New" w:hAnsi="Courier New" w:cs="Courier New"/>
          <w:sz w:val="16"/>
          <w:szCs w:val="24"/>
        </w:rPr>
        <w:t>,</w:t>
      </w:r>
    </w:p>
    <w:p w14:paraId="79F94A30"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p_drug_units05 </w:t>
      </w:r>
      <w:r w:rsidRPr="00CF74FB">
        <w:rPr>
          <w:rFonts w:ascii="Courier New" w:hAnsi="Courier New" w:cs="Courier New"/>
          <w:b/>
          <w:bCs/>
          <w:color w:val="008000"/>
          <w:sz w:val="16"/>
          <w:szCs w:val="24"/>
        </w:rPr>
        <w:t>IN</w:t>
      </w:r>
      <w:r w:rsidRPr="00CF74FB">
        <w:rPr>
          <w:rFonts w:ascii="Courier New" w:hAnsi="Courier New" w:cs="Courier New"/>
          <w:sz w:val="16"/>
          <w:szCs w:val="24"/>
        </w:rPr>
        <w:t xml:space="preserve"> </w:t>
      </w:r>
      <w:r w:rsidRPr="00CF74FB">
        <w:rPr>
          <w:rFonts w:ascii="Courier New" w:hAnsi="Courier New" w:cs="Courier New"/>
          <w:color w:val="008000"/>
          <w:sz w:val="16"/>
          <w:szCs w:val="24"/>
        </w:rPr>
        <w:t>number</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DEFAULT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p>
    <w:p w14:paraId="6BA002DB"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w:t>
      </w:r>
    </w:p>
    <w:p w14:paraId="749A694A"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b/>
          <w:bCs/>
          <w:color w:val="008000"/>
          <w:sz w:val="16"/>
          <w:szCs w:val="24"/>
        </w:rPr>
        <w:t>AS</w:t>
      </w:r>
    </w:p>
    <w:p w14:paraId="62C64513"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i/>
          <w:iCs/>
          <w:color w:val="408080"/>
          <w:sz w:val="16"/>
          <w:szCs w:val="24"/>
        </w:rPr>
      </w:pPr>
      <w:r w:rsidRPr="00CF74FB">
        <w:rPr>
          <w:rFonts w:ascii="Courier New" w:hAnsi="Courier New" w:cs="Courier New"/>
          <w:i/>
          <w:iCs/>
          <w:color w:val="408080"/>
          <w:sz w:val="16"/>
          <w:szCs w:val="24"/>
        </w:rPr>
        <w:t>/*This is for entering simple procedures with up to 5 medicines administered during,</w:t>
      </w:r>
    </w:p>
    <w:p w14:paraId="6B54DA38"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i/>
          <w:iCs/>
          <w:color w:val="408080"/>
          <w:sz w:val="16"/>
          <w:szCs w:val="24"/>
        </w:rPr>
      </w:pPr>
      <w:r w:rsidRPr="00CF74FB">
        <w:rPr>
          <w:rFonts w:ascii="Courier New" w:hAnsi="Courier New" w:cs="Courier New"/>
          <w:i/>
          <w:iCs/>
          <w:color w:val="408080"/>
          <w:sz w:val="16"/>
          <w:szCs w:val="24"/>
        </w:rPr>
        <w:t xml:space="preserve">note the incoming parameters with default values of null.  This creates an optional list of drugs that can be administered during a surgery; </w:t>
      </w:r>
    </w:p>
    <w:p w14:paraId="31447AE6"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i/>
          <w:iCs/>
          <w:color w:val="408080"/>
          <w:sz w:val="16"/>
          <w:szCs w:val="24"/>
        </w:rPr>
        <w:t>Then at a later time they can run the report that shows exactly what was given to the animal and update tables accordingly*/</w:t>
      </w:r>
    </w:p>
    <w:p w14:paraId="2B2B9A67"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proofErr w:type="spellStart"/>
      <w:r w:rsidRPr="00CF74FB">
        <w:rPr>
          <w:rFonts w:ascii="Courier New" w:hAnsi="Courier New" w:cs="Courier New"/>
          <w:sz w:val="16"/>
          <w:szCs w:val="24"/>
        </w:rPr>
        <w:t>lv_ppprocid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color w:val="008000"/>
          <w:sz w:val="16"/>
          <w:szCs w:val="24"/>
        </w:rPr>
        <w:t>int</w:t>
      </w:r>
      <w:proofErr w:type="spellEnd"/>
      <w:r w:rsidRPr="00CF74FB">
        <w:rPr>
          <w:rFonts w:ascii="Courier New" w:hAnsi="Courier New" w:cs="Courier New"/>
          <w:sz w:val="16"/>
          <w:szCs w:val="24"/>
        </w:rPr>
        <w:t>;</w:t>
      </w:r>
    </w:p>
    <w:p w14:paraId="42CF3AE2"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proofErr w:type="spellStart"/>
      <w:r w:rsidRPr="00CF74FB">
        <w:rPr>
          <w:rFonts w:ascii="Courier New" w:hAnsi="Courier New" w:cs="Courier New"/>
          <w:sz w:val="16"/>
          <w:szCs w:val="24"/>
        </w:rPr>
        <w:t>lv_rxnotes</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b/>
          <w:bCs/>
          <w:color w:val="008000"/>
          <w:sz w:val="16"/>
          <w:szCs w:val="24"/>
        </w:rPr>
        <w:t>clob</w:t>
      </w:r>
      <w:proofErr w:type="spellEnd"/>
      <w:r w:rsidRPr="00CF74FB">
        <w:rPr>
          <w:rFonts w:ascii="Courier New" w:hAnsi="Courier New" w:cs="Courier New"/>
          <w:sz w:val="16"/>
          <w:szCs w:val="24"/>
        </w:rPr>
        <w:t>;</w:t>
      </w:r>
    </w:p>
    <w:p w14:paraId="2312C54C"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i/>
          <w:iCs/>
          <w:color w:val="408080"/>
          <w:sz w:val="16"/>
          <w:szCs w:val="24"/>
        </w:rPr>
        <w:t xml:space="preserve">/*rotating one </w:t>
      </w:r>
      <w:proofErr w:type="spellStart"/>
      <w:r w:rsidRPr="00CF74FB">
        <w:rPr>
          <w:rFonts w:ascii="Courier New" w:hAnsi="Courier New" w:cs="Courier New"/>
          <w:i/>
          <w:iCs/>
          <w:color w:val="408080"/>
          <w:sz w:val="16"/>
          <w:szCs w:val="24"/>
        </w:rPr>
        <w:t>lv_rxid</w:t>
      </w:r>
      <w:proofErr w:type="spellEnd"/>
      <w:r w:rsidRPr="00CF74FB">
        <w:rPr>
          <w:rFonts w:ascii="Courier New" w:hAnsi="Courier New" w:cs="Courier New"/>
          <w:i/>
          <w:iCs/>
          <w:color w:val="408080"/>
          <w:sz w:val="16"/>
          <w:szCs w:val="24"/>
        </w:rPr>
        <w:t xml:space="preserve"> variable and reinitializing it to save on RAM*/</w:t>
      </w:r>
    </w:p>
    <w:p w14:paraId="2227BC3E"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proofErr w:type="spellStart"/>
      <w:r w:rsidRPr="00CF74FB">
        <w:rPr>
          <w:rFonts w:ascii="Courier New" w:hAnsi="Courier New" w:cs="Courier New"/>
          <w:sz w:val="16"/>
          <w:szCs w:val="24"/>
        </w:rPr>
        <w:t>lv_rxid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color w:val="008000"/>
          <w:sz w:val="16"/>
          <w:szCs w:val="24"/>
        </w:rPr>
        <w:t>int</w:t>
      </w:r>
      <w:proofErr w:type="spellEnd"/>
      <w:r w:rsidRPr="00CF74FB">
        <w:rPr>
          <w:rFonts w:ascii="Courier New" w:hAnsi="Courier New" w:cs="Courier New"/>
          <w:sz w:val="16"/>
          <w:szCs w:val="24"/>
        </w:rPr>
        <w:t xml:space="preserve">; </w:t>
      </w:r>
    </w:p>
    <w:p w14:paraId="696D62E0"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b/>
          <w:bCs/>
          <w:color w:val="008000"/>
          <w:sz w:val="16"/>
          <w:szCs w:val="24"/>
        </w:rPr>
        <w:t>BEGIN</w:t>
      </w:r>
    </w:p>
    <w:p w14:paraId="247708BD"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b/>
          <w:bCs/>
          <w:color w:val="008000"/>
          <w:sz w:val="16"/>
          <w:szCs w:val="24"/>
        </w:rPr>
        <w:t>INSERT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VET_PROCEDURE_HISTORY (VETID, PETID, VET_PROCEDUREID, VET_PROCEDURE_NOTES, VET_PROCEDURE_DATE, RX_DISPENSED_DURING)</w:t>
      </w:r>
    </w:p>
    <w:p w14:paraId="0596FA94"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proofErr w:type="gramStart"/>
      <w:r w:rsidRPr="00CF74FB">
        <w:rPr>
          <w:rFonts w:ascii="Courier New" w:hAnsi="Courier New" w:cs="Courier New"/>
          <w:b/>
          <w:bCs/>
          <w:color w:val="008000"/>
          <w:sz w:val="16"/>
          <w:szCs w:val="24"/>
        </w:rPr>
        <w:t>VALUES</w:t>
      </w:r>
      <w:r w:rsidRPr="00CF74FB">
        <w:rPr>
          <w:rFonts w:ascii="Courier New" w:hAnsi="Courier New" w:cs="Courier New"/>
          <w:sz w:val="16"/>
          <w:szCs w:val="24"/>
        </w:rPr>
        <w:t>(</w:t>
      </w:r>
      <w:proofErr w:type="spellStart"/>
      <w:proofErr w:type="gramEnd"/>
      <w:r w:rsidRPr="00CF74FB">
        <w:rPr>
          <w:rFonts w:ascii="Courier New" w:hAnsi="Courier New" w:cs="Courier New"/>
          <w:sz w:val="16"/>
          <w:szCs w:val="24"/>
        </w:rPr>
        <w:t>p_vetid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p_petid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p_vet_procid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p_proc_notes</w:t>
      </w:r>
      <w:proofErr w:type="spellEnd"/>
      <w:r w:rsidRPr="00CF74FB">
        <w:rPr>
          <w:rFonts w:ascii="Courier New" w:hAnsi="Courier New" w:cs="Courier New"/>
          <w:sz w:val="16"/>
          <w:szCs w:val="24"/>
        </w:rPr>
        <w:t xml:space="preserve">, SYSDATE, </w:t>
      </w:r>
      <w:proofErr w:type="spellStart"/>
      <w:r w:rsidRPr="00CF74FB">
        <w:rPr>
          <w:rFonts w:ascii="Courier New" w:hAnsi="Courier New" w:cs="Courier New"/>
          <w:sz w:val="16"/>
          <w:szCs w:val="24"/>
        </w:rPr>
        <w:t>p_rxdisp</w:t>
      </w:r>
      <w:proofErr w:type="spellEnd"/>
      <w:r w:rsidRPr="00CF74FB">
        <w:rPr>
          <w:rFonts w:ascii="Courier New" w:hAnsi="Courier New" w:cs="Courier New"/>
          <w:sz w:val="16"/>
          <w:szCs w:val="24"/>
        </w:rPr>
        <w:t>)</w:t>
      </w:r>
    </w:p>
    <w:p w14:paraId="0C17B0EC"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RETURNING PATIENT_VET_PROCEDUREID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lv_ppprocid</w:t>
      </w:r>
      <w:proofErr w:type="spellEnd"/>
      <w:r w:rsidRPr="00CF74FB">
        <w:rPr>
          <w:rFonts w:ascii="Courier New" w:hAnsi="Courier New" w:cs="Courier New"/>
          <w:sz w:val="16"/>
          <w:szCs w:val="24"/>
        </w:rPr>
        <w:t>;</w:t>
      </w:r>
    </w:p>
    <w:p w14:paraId="03EB0735"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b/>
          <w:bCs/>
          <w:color w:val="008000"/>
          <w:sz w:val="16"/>
          <w:szCs w:val="24"/>
        </w:rPr>
        <w:t>COMMIT</w:t>
      </w:r>
      <w:r w:rsidRPr="00CF74FB">
        <w:rPr>
          <w:rFonts w:ascii="Courier New" w:hAnsi="Courier New" w:cs="Courier New"/>
          <w:sz w:val="16"/>
          <w:szCs w:val="24"/>
        </w:rPr>
        <w:t>;</w:t>
      </w:r>
    </w:p>
    <w:p w14:paraId="6A803BF1"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p>
    <w:p w14:paraId="54887586"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proofErr w:type="spellStart"/>
      <w:r w:rsidRPr="00CF74FB">
        <w:rPr>
          <w:rFonts w:ascii="Courier New" w:hAnsi="Courier New" w:cs="Courier New"/>
          <w:sz w:val="16"/>
          <w:szCs w:val="24"/>
        </w:rPr>
        <w:t>lv_</w:t>
      </w:r>
      <w:proofErr w:type="gramStart"/>
      <w:r w:rsidRPr="00CF74FB">
        <w:rPr>
          <w:rFonts w:ascii="Courier New" w:hAnsi="Courier New" w:cs="Courier New"/>
          <w:sz w:val="16"/>
          <w:szCs w:val="24"/>
        </w:rPr>
        <w:t>rxid</w:t>
      </w:r>
      <w:proofErr w:type="spellEnd"/>
      <w:r w:rsidRPr="00CF74FB">
        <w:rPr>
          <w:rFonts w:ascii="Courier New" w:hAnsi="Courier New" w:cs="Courier New"/>
          <w:sz w:val="16"/>
          <w:szCs w:val="24"/>
        </w:rPr>
        <w:t xml:space="preserve"> :</w:t>
      </w:r>
      <w:proofErr w:type="gramEnd"/>
      <w:r w:rsidRPr="00CF74FB">
        <w:rPr>
          <w:rFonts w:ascii="Courier New" w:hAnsi="Courier New" w:cs="Courier New"/>
          <w:color w:val="666666"/>
          <w:sz w:val="16"/>
          <w:szCs w:val="24"/>
        </w:rPr>
        <w:t>=0</w:t>
      </w:r>
      <w:r w:rsidRPr="00CF74FB">
        <w:rPr>
          <w:rFonts w:ascii="Courier New" w:hAnsi="Courier New" w:cs="Courier New"/>
          <w:sz w:val="16"/>
          <w:szCs w:val="24"/>
        </w:rPr>
        <w:t>;</w:t>
      </w:r>
    </w:p>
    <w:p w14:paraId="121181E1"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p>
    <w:p w14:paraId="44B0534E"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p>
    <w:p w14:paraId="3B78A483"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IF p_drugid01 </w:t>
      </w:r>
      <w:r w:rsidRPr="00CF74FB">
        <w:rPr>
          <w:rFonts w:ascii="Courier New" w:hAnsi="Courier New" w:cs="Courier New"/>
          <w:b/>
          <w:bCs/>
          <w:color w:val="008000"/>
          <w:sz w:val="16"/>
          <w:szCs w:val="24"/>
        </w:rPr>
        <w:t>IS</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NOT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p>
    <w:p w14:paraId="1E4C12E1"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THEN</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INSERT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RX_</w:t>
      </w:r>
      <w:proofErr w:type="gramStart"/>
      <w:r w:rsidRPr="00CF74FB">
        <w:rPr>
          <w:rFonts w:ascii="Courier New" w:hAnsi="Courier New" w:cs="Courier New"/>
          <w:sz w:val="16"/>
          <w:szCs w:val="24"/>
        </w:rPr>
        <w:t>HISTORY(</w:t>
      </w:r>
      <w:proofErr w:type="gramEnd"/>
      <w:r w:rsidRPr="00CF74FB">
        <w:rPr>
          <w:rFonts w:ascii="Courier New" w:hAnsi="Courier New" w:cs="Courier New"/>
          <w:sz w:val="16"/>
          <w:szCs w:val="24"/>
        </w:rPr>
        <w:t>VETID, PETID, DRUGID, DRUG_DOSAGE, DATE_WRITTEN, PATIENT_VET_PROCEDUREID, DRUG_UNITS_PRESCRIBED, DATE_FILLED)</w:t>
      </w:r>
    </w:p>
    <w:p w14:paraId="677CFAAF"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sz w:val="16"/>
          <w:szCs w:val="24"/>
        </w:rPr>
        <w:tab/>
      </w:r>
      <w:proofErr w:type="gramStart"/>
      <w:r w:rsidRPr="00CF74FB">
        <w:rPr>
          <w:rFonts w:ascii="Courier New" w:hAnsi="Courier New" w:cs="Courier New"/>
          <w:b/>
          <w:bCs/>
          <w:color w:val="008000"/>
          <w:sz w:val="16"/>
          <w:szCs w:val="24"/>
        </w:rPr>
        <w:t>VALUES</w:t>
      </w:r>
      <w:r w:rsidRPr="00CF74FB">
        <w:rPr>
          <w:rFonts w:ascii="Courier New" w:hAnsi="Courier New" w:cs="Courier New"/>
          <w:sz w:val="16"/>
          <w:szCs w:val="24"/>
        </w:rPr>
        <w:t>(</w:t>
      </w:r>
      <w:proofErr w:type="spellStart"/>
      <w:proofErr w:type="gramEnd"/>
      <w:r w:rsidRPr="00CF74FB">
        <w:rPr>
          <w:rFonts w:ascii="Courier New" w:hAnsi="Courier New" w:cs="Courier New"/>
          <w:sz w:val="16"/>
          <w:szCs w:val="24"/>
        </w:rPr>
        <w:t>p_vetid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p_petid</w:t>
      </w:r>
      <w:proofErr w:type="spellEnd"/>
      <w:r w:rsidRPr="00CF74FB">
        <w:rPr>
          <w:rFonts w:ascii="Courier New" w:hAnsi="Courier New" w:cs="Courier New"/>
          <w:sz w:val="16"/>
          <w:szCs w:val="24"/>
        </w:rPr>
        <w:t xml:space="preserve">, p_drugid01, p_drugdose01, SYSDATE, </w:t>
      </w:r>
      <w:proofErr w:type="spellStart"/>
      <w:r w:rsidRPr="00CF74FB">
        <w:rPr>
          <w:rFonts w:ascii="Courier New" w:hAnsi="Courier New" w:cs="Courier New"/>
          <w:sz w:val="16"/>
          <w:szCs w:val="24"/>
        </w:rPr>
        <w:t>lv_ppprocid</w:t>
      </w:r>
      <w:proofErr w:type="spellEnd"/>
      <w:r w:rsidRPr="00CF74FB">
        <w:rPr>
          <w:rFonts w:ascii="Courier New" w:hAnsi="Courier New" w:cs="Courier New"/>
          <w:sz w:val="16"/>
          <w:szCs w:val="24"/>
        </w:rPr>
        <w:t>, p_drug_units01, SYSTIMESTAMP)</w:t>
      </w:r>
    </w:p>
    <w:p w14:paraId="40A9E736"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sz w:val="16"/>
          <w:szCs w:val="24"/>
        </w:rPr>
        <w:tab/>
        <w:t xml:space="preserve">RETURNING RXID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lv_rxid</w:t>
      </w:r>
      <w:proofErr w:type="spellEnd"/>
      <w:r w:rsidRPr="00CF74FB">
        <w:rPr>
          <w:rFonts w:ascii="Courier New" w:hAnsi="Courier New" w:cs="Courier New"/>
          <w:sz w:val="16"/>
          <w:szCs w:val="24"/>
        </w:rPr>
        <w:t>;</w:t>
      </w:r>
    </w:p>
    <w:p w14:paraId="5117E213"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COMMIT</w:t>
      </w:r>
      <w:r w:rsidRPr="00CF74FB">
        <w:rPr>
          <w:rFonts w:ascii="Courier New" w:hAnsi="Courier New" w:cs="Courier New"/>
          <w:sz w:val="16"/>
          <w:szCs w:val="24"/>
        </w:rPr>
        <w:t>;</w:t>
      </w:r>
    </w:p>
    <w:p w14:paraId="1C48DC7B"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INSERT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RX_</w:t>
      </w:r>
      <w:proofErr w:type="gramStart"/>
      <w:r w:rsidRPr="00CF74FB">
        <w:rPr>
          <w:rFonts w:ascii="Courier New" w:hAnsi="Courier New" w:cs="Courier New"/>
          <w:sz w:val="16"/>
          <w:szCs w:val="24"/>
        </w:rPr>
        <w:t>ORDER(</w:t>
      </w:r>
      <w:proofErr w:type="gramEnd"/>
      <w:r w:rsidRPr="00CF74FB">
        <w:rPr>
          <w:rFonts w:ascii="Courier New" w:hAnsi="Courier New" w:cs="Courier New"/>
          <w:sz w:val="16"/>
          <w:szCs w:val="24"/>
        </w:rPr>
        <w:t>RXID, VETID, PETID, DRUGID, DRUG_DOSAGE, DATE_SUBMITTED,VET_PROCEDUREID, CONTROLLED_CHECKER, DRUG_UNITS_PRESCRIBED)</w:t>
      </w:r>
    </w:p>
    <w:p w14:paraId="323F0B8A"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sz w:val="16"/>
          <w:szCs w:val="24"/>
        </w:rPr>
        <w:tab/>
      </w:r>
      <w:proofErr w:type="gramStart"/>
      <w:r w:rsidRPr="00CF74FB">
        <w:rPr>
          <w:rFonts w:ascii="Courier New" w:hAnsi="Courier New" w:cs="Courier New"/>
          <w:b/>
          <w:bCs/>
          <w:color w:val="008000"/>
          <w:sz w:val="16"/>
          <w:szCs w:val="24"/>
        </w:rPr>
        <w:t>VALUES</w:t>
      </w:r>
      <w:r w:rsidRPr="00CF74FB">
        <w:rPr>
          <w:rFonts w:ascii="Courier New" w:hAnsi="Courier New" w:cs="Courier New"/>
          <w:sz w:val="16"/>
          <w:szCs w:val="24"/>
        </w:rPr>
        <w:t>(</w:t>
      </w:r>
      <w:proofErr w:type="spellStart"/>
      <w:proofErr w:type="gramEnd"/>
      <w:r w:rsidRPr="00CF74FB">
        <w:rPr>
          <w:rFonts w:ascii="Courier New" w:hAnsi="Courier New" w:cs="Courier New"/>
          <w:sz w:val="16"/>
          <w:szCs w:val="24"/>
        </w:rPr>
        <w:t>lv_rxid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p_vetid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p_petid</w:t>
      </w:r>
      <w:proofErr w:type="spellEnd"/>
      <w:r w:rsidRPr="00CF74FB">
        <w:rPr>
          <w:rFonts w:ascii="Courier New" w:hAnsi="Courier New" w:cs="Courier New"/>
          <w:sz w:val="16"/>
          <w:szCs w:val="24"/>
        </w:rPr>
        <w:t xml:space="preserve">, p_drugid01, p_drugdose01, SYSDATE, </w:t>
      </w:r>
      <w:proofErr w:type="spellStart"/>
      <w:r w:rsidRPr="00CF74FB">
        <w:rPr>
          <w:rFonts w:ascii="Courier New" w:hAnsi="Courier New" w:cs="Courier New"/>
          <w:sz w:val="16"/>
          <w:szCs w:val="24"/>
        </w:rPr>
        <w:t>p_vet_procid</w:t>
      </w:r>
      <w:proofErr w:type="spellEnd"/>
      <w:r w:rsidRPr="00CF74FB">
        <w:rPr>
          <w:rFonts w:ascii="Courier New" w:hAnsi="Courier New" w:cs="Courier New"/>
          <w:sz w:val="16"/>
          <w:szCs w:val="24"/>
        </w:rPr>
        <w:t xml:space="preserve">, </w:t>
      </w:r>
      <w:r w:rsidRPr="00CF74FB">
        <w:rPr>
          <w:rFonts w:ascii="Courier New" w:hAnsi="Courier New" w:cs="Courier New"/>
          <w:color w:val="666666"/>
          <w:sz w:val="16"/>
          <w:szCs w:val="24"/>
        </w:rPr>
        <w:t>0</w:t>
      </w:r>
      <w:r w:rsidRPr="00CF74FB">
        <w:rPr>
          <w:rFonts w:ascii="Courier New" w:hAnsi="Courier New" w:cs="Courier New"/>
          <w:sz w:val="16"/>
          <w:szCs w:val="24"/>
        </w:rPr>
        <w:t>, p_drug_units01);</w:t>
      </w:r>
    </w:p>
    <w:p w14:paraId="37AA7118"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i/>
          <w:iCs/>
          <w:color w:val="408080"/>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i/>
          <w:iCs/>
          <w:color w:val="408080"/>
          <w:sz w:val="16"/>
          <w:szCs w:val="24"/>
        </w:rPr>
        <w:t xml:space="preserve">/*A NOTE ON CONTROL_CHECKER according to the vets anytime a dose is given during an operation it will always be one dose, but is being set to a control check of 0 </w:t>
      </w:r>
    </w:p>
    <w:p w14:paraId="20C175E5"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i/>
          <w:iCs/>
          <w:color w:val="408080"/>
          <w:sz w:val="16"/>
          <w:szCs w:val="24"/>
        </w:rPr>
        <w:tab/>
      </w:r>
      <w:r w:rsidRPr="00CF74FB">
        <w:rPr>
          <w:rFonts w:ascii="Courier New" w:hAnsi="Courier New" w:cs="Courier New"/>
          <w:i/>
          <w:iCs/>
          <w:color w:val="408080"/>
          <w:sz w:val="16"/>
          <w:szCs w:val="24"/>
        </w:rPr>
        <w:tab/>
        <w:t>to distinguish it from proper RXs */</w:t>
      </w:r>
      <w:r w:rsidRPr="00CF74FB">
        <w:rPr>
          <w:rFonts w:ascii="Courier New" w:hAnsi="Courier New" w:cs="Courier New"/>
          <w:sz w:val="16"/>
          <w:szCs w:val="24"/>
        </w:rPr>
        <w:tab/>
      </w:r>
    </w:p>
    <w:p w14:paraId="38D4934E"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COMMIT</w:t>
      </w:r>
      <w:r w:rsidRPr="00CF74FB">
        <w:rPr>
          <w:rFonts w:ascii="Courier New" w:hAnsi="Courier New" w:cs="Courier New"/>
          <w:sz w:val="16"/>
          <w:szCs w:val="24"/>
        </w:rPr>
        <w:t>;</w:t>
      </w:r>
    </w:p>
    <w:p w14:paraId="4E23EB41"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b/>
          <w:bCs/>
          <w:color w:val="008000"/>
          <w:sz w:val="16"/>
          <w:szCs w:val="24"/>
        </w:rPr>
        <w:t>END</w:t>
      </w:r>
      <w:r w:rsidRPr="00CF74FB">
        <w:rPr>
          <w:rFonts w:ascii="Courier New" w:hAnsi="Courier New" w:cs="Courier New"/>
          <w:sz w:val="16"/>
          <w:szCs w:val="24"/>
        </w:rPr>
        <w:t xml:space="preserve"> IF;</w:t>
      </w:r>
    </w:p>
    <w:p w14:paraId="5305073C"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p>
    <w:p w14:paraId="02F374D9"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IF p_drugid02 </w:t>
      </w:r>
      <w:r w:rsidRPr="00CF74FB">
        <w:rPr>
          <w:rFonts w:ascii="Courier New" w:hAnsi="Courier New" w:cs="Courier New"/>
          <w:b/>
          <w:bCs/>
          <w:color w:val="008000"/>
          <w:sz w:val="16"/>
          <w:szCs w:val="24"/>
        </w:rPr>
        <w:t>IS</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NOT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p>
    <w:p w14:paraId="50D65976"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THEN</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INSERT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RX_</w:t>
      </w:r>
      <w:proofErr w:type="gramStart"/>
      <w:r w:rsidRPr="00CF74FB">
        <w:rPr>
          <w:rFonts w:ascii="Courier New" w:hAnsi="Courier New" w:cs="Courier New"/>
          <w:sz w:val="16"/>
          <w:szCs w:val="24"/>
        </w:rPr>
        <w:t>HISTORY(</w:t>
      </w:r>
      <w:proofErr w:type="gramEnd"/>
      <w:r w:rsidRPr="00CF74FB">
        <w:rPr>
          <w:rFonts w:ascii="Courier New" w:hAnsi="Courier New" w:cs="Courier New"/>
          <w:sz w:val="16"/>
          <w:szCs w:val="24"/>
        </w:rPr>
        <w:t>VETID, PETID, DRUGID, DRUG_DOSAGE, DATE_WRITTEN, PATIENT_VET_PROCEDUREID, DRUG_UNITS_PRESCRIBED)</w:t>
      </w:r>
    </w:p>
    <w:p w14:paraId="4A32D94A"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sz w:val="16"/>
          <w:szCs w:val="24"/>
        </w:rPr>
        <w:tab/>
      </w:r>
      <w:proofErr w:type="gramStart"/>
      <w:r w:rsidRPr="00CF74FB">
        <w:rPr>
          <w:rFonts w:ascii="Courier New" w:hAnsi="Courier New" w:cs="Courier New"/>
          <w:b/>
          <w:bCs/>
          <w:color w:val="008000"/>
          <w:sz w:val="16"/>
          <w:szCs w:val="24"/>
        </w:rPr>
        <w:t>VALUES</w:t>
      </w:r>
      <w:r w:rsidRPr="00CF74FB">
        <w:rPr>
          <w:rFonts w:ascii="Courier New" w:hAnsi="Courier New" w:cs="Courier New"/>
          <w:sz w:val="16"/>
          <w:szCs w:val="24"/>
        </w:rPr>
        <w:t>(</w:t>
      </w:r>
      <w:proofErr w:type="spellStart"/>
      <w:proofErr w:type="gramEnd"/>
      <w:r w:rsidRPr="00CF74FB">
        <w:rPr>
          <w:rFonts w:ascii="Courier New" w:hAnsi="Courier New" w:cs="Courier New"/>
          <w:sz w:val="16"/>
          <w:szCs w:val="24"/>
        </w:rPr>
        <w:t>p_vetid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p_petid</w:t>
      </w:r>
      <w:proofErr w:type="spellEnd"/>
      <w:r w:rsidRPr="00CF74FB">
        <w:rPr>
          <w:rFonts w:ascii="Courier New" w:hAnsi="Courier New" w:cs="Courier New"/>
          <w:sz w:val="16"/>
          <w:szCs w:val="24"/>
        </w:rPr>
        <w:t xml:space="preserve">, p_drugid02, p_drugdose02, SYSDATE, </w:t>
      </w:r>
      <w:proofErr w:type="spellStart"/>
      <w:r w:rsidRPr="00CF74FB">
        <w:rPr>
          <w:rFonts w:ascii="Courier New" w:hAnsi="Courier New" w:cs="Courier New"/>
          <w:sz w:val="16"/>
          <w:szCs w:val="24"/>
        </w:rPr>
        <w:t>lv_ppprocid</w:t>
      </w:r>
      <w:proofErr w:type="spellEnd"/>
      <w:r w:rsidRPr="00CF74FB">
        <w:rPr>
          <w:rFonts w:ascii="Courier New" w:hAnsi="Courier New" w:cs="Courier New"/>
          <w:sz w:val="16"/>
          <w:szCs w:val="24"/>
        </w:rPr>
        <w:t>, p_drug_units02)</w:t>
      </w:r>
    </w:p>
    <w:p w14:paraId="1BC6B910"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sz w:val="16"/>
          <w:szCs w:val="24"/>
        </w:rPr>
        <w:tab/>
        <w:t xml:space="preserve">RETURNING RXID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lv_rxid</w:t>
      </w:r>
      <w:proofErr w:type="spellEnd"/>
      <w:r w:rsidRPr="00CF74FB">
        <w:rPr>
          <w:rFonts w:ascii="Courier New" w:hAnsi="Courier New" w:cs="Courier New"/>
          <w:sz w:val="16"/>
          <w:szCs w:val="24"/>
        </w:rPr>
        <w:t>;</w:t>
      </w:r>
    </w:p>
    <w:p w14:paraId="31B651BC"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COMMIT</w:t>
      </w:r>
      <w:r w:rsidRPr="00CF74FB">
        <w:rPr>
          <w:rFonts w:ascii="Courier New" w:hAnsi="Courier New" w:cs="Courier New"/>
          <w:sz w:val="16"/>
          <w:szCs w:val="24"/>
        </w:rPr>
        <w:t>;</w:t>
      </w:r>
    </w:p>
    <w:p w14:paraId="3A6A789B"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INSERT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RX_</w:t>
      </w:r>
      <w:proofErr w:type="gramStart"/>
      <w:r w:rsidRPr="00CF74FB">
        <w:rPr>
          <w:rFonts w:ascii="Courier New" w:hAnsi="Courier New" w:cs="Courier New"/>
          <w:sz w:val="16"/>
          <w:szCs w:val="24"/>
        </w:rPr>
        <w:t>ORDER(</w:t>
      </w:r>
      <w:proofErr w:type="gramEnd"/>
      <w:r w:rsidRPr="00CF74FB">
        <w:rPr>
          <w:rFonts w:ascii="Courier New" w:hAnsi="Courier New" w:cs="Courier New"/>
          <w:sz w:val="16"/>
          <w:szCs w:val="24"/>
        </w:rPr>
        <w:t>RXID, VETID, PETID, DRUGID, DRUG_DOSAGE, DATE_SUBMITTED,VET_PROCEDUREID, CONTROLLED_CHECKER, DRUG_UNITS_PRESCRIBED, DATE_FILLED)</w:t>
      </w:r>
    </w:p>
    <w:p w14:paraId="21A1ADF3"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lastRenderedPageBreak/>
        <w:tab/>
      </w:r>
      <w:r w:rsidRPr="00CF74FB">
        <w:rPr>
          <w:rFonts w:ascii="Courier New" w:hAnsi="Courier New" w:cs="Courier New"/>
          <w:sz w:val="16"/>
          <w:szCs w:val="24"/>
        </w:rPr>
        <w:tab/>
      </w:r>
      <w:r w:rsidRPr="00CF74FB">
        <w:rPr>
          <w:rFonts w:ascii="Courier New" w:hAnsi="Courier New" w:cs="Courier New"/>
          <w:sz w:val="16"/>
          <w:szCs w:val="24"/>
        </w:rPr>
        <w:tab/>
      </w:r>
      <w:proofErr w:type="gramStart"/>
      <w:r w:rsidRPr="00CF74FB">
        <w:rPr>
          <w:rFonts w:ascii="Courier New" w:hAnsi="Courier New" w:cs="Courier New"/>
          <w:b/>
          <w:bCs/>
          <w:color w:val="008000"/>
          <w:sz w:val="16"/>
          <w:szCs w:val="24"/>
        </w:rPr>
        <w:t>VALUES</w:t>
      </w:r>
      <w:r w:rsidRPr="00CF74FB">
        <w:rPr>
          <w:rFonts w:ascii="Courier New" w:hAnsi="Courier New" w:cs="Courier New"/>
          <w:sz w:val="16"/>
          <w:szCs w:val="24"/>
        </w:rPr>
        <w:t>(</w:t>
      </w:r>
      <w:proofErr w:type="spellStart"/>
      <w:proofErr w:type="gramEnd"/>
      <w:r w:rsidRPr="00CF74FB">
        <w:rPr>
          <w:rFonts w:ascii="Courier New" w:hAnsi="Courier New" w:cs="Courier New"/>
          <w:sz w:val="16"/>
          <w:szCs w:val="24"/>
        </w:rPr>
        <w:t>lv_rxid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p_vetid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p_petid</w:t>
      </w:r>
      <w:proofErr w:type="spellEnd"/>
      <w:r w:rsidRPr="00CF74FB">
        <w:rPr>
          <w:rFonts w:ascii="Courier New" w:hAnsi="Courier New" w:cs="Courier New"/>
          <w:sz w:val="16"/>
          <w:szCs w:val="24"/>
        </w:rPr>
        <w:t xml:space="preserve">, p_drugid02, p_drugdose02, SYSDATE, </w:t>
      </w:r>
      <w:proofErr w:type="spellStart"/>
      <w:r w:rsidRPr="00CF74FB">
        <w:rPr>
          <w:rFonts w:ascii="Courier New" w:hAnsi="Courier New" w:cs="Courier New"/>
          <w:sz w:val="16"/>
          <w:szCs w:val="24"/>
        </w:rPr>
        <w:t>p_vet_procid</w:t>
      </w:r>
      <w:proofErr w:type="spellEnd"/>
      <w:r w:rsidRPr="00CF74FB">
        <w:rPr>
          <w:rFonts w:ascii="Courier New" w:hAnsi="Courier New" w:cs="Courier New"/>
          <w:sz w:val="16"/>
          <w:szCs w:val="24"/>
        </w:rPr>
        <w:t xml:space="preserve">, </w:t>
      </w:r>
      <w:r w:rsidRPr="00CF74FB">
        <w:rPr>
          <w:rFonts w:ascii="Courier New" w:hAnsi="Courier New" w:cs="Courier New"/>
          <w:color w:val="666666"/>
          <w:sz w:val="16"/>
          <w:szCs w:val="24"/>
        </w:rPr>
        <w:t>0</w:t>
      </w:r>
      <w:r w:rsidRPr="00CF74FB">
        <w:rPr>
          <w:rFonts w:ascii="Courier New" w:hAnsi="Courier New" w:cs="Courier New"/>
          <w:sz w:val="16"/>
          <w:szCs w:val="24"/>
        </w:rPr>
        <w:t>, p_drug_units02, SYSTIMESTAMP);</w:t>
      </w:r>
    </w:p>
    <w:p w14:paraId="529AFC5F"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p>
    <w:p w14:paraId="1ED0B217"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COMMIT</w:t>
      </w:r>
      <w:r w:rsidRPr="00CF74FB">
        <w:rPr>
          <w:rFonts w:ascii="Courier New" w:hAnsi="Courier New" w:cs="Courier New"/>
          <w:sz w:val="16"/>
          <w:szCs w:val="24"/>
        </w:rPr>
        <w:t>;</w:t>
      </w:r>
    </w:p>
    <w:p w14:paraId="474CCD35"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b/>
          <w:bCs/>
          <w:color w:val="008000"/>
          <w:sz w:val="16"/>
          <w:szCs w:val="24"/>
        </w:rPr>
        <w:t>END</w:t>
      </w:r>
      <w:r w:rsidRPr="00CF74FB">
        <w:rPr>
          <w:rFonts w:ascii="Courier New" w:hAnsi="Courier New" w:cs="Courier New"/>
          <w:sz w:val="16"/>
          <w:szCs w:val="24"/>
        </w:rPr>
        <w:t xml:space="preserve"> IF;</w:t>
      </w:r>
    </w:p>
    <w:p w14:paraId="68695493"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p>
    <w:p w14:paraId="2BDE81F1"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IF p_drugid03 </w:t>
      </w:r>
      <w:r w:rsidRPr="00CF74FB">
        <w:rPr>
          <w:rFonts w:ascii="Courier New" w:hAnsi="Courier New" w:cs="Courier New"/>
          <w:b/>
          <w:bCs/>
          <w:color w:val="008000"/>
          <w:sz w:val="16"/>
          <w:szCs w:val="24"/>
        </w:rPr>
        <w:t>IS</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NOT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p>
    <w:p w14:paraId="122BBBAB"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THEN</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INSERT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RX_</w:t>
      </w:r>
      <w:proofErr w:type="gramStart"/>
      <w:r w:rsidRPr="00CF74FB">
        <w:rPr>
          <w:rFonts w:ascii="Courier New" w:hAnsi="Courier New" w:cs="Courier New"/>
          <w:sz w:val="16"/>
          <w:szCs w:val="24"/>
        </w:rPr>
        <w:t>HISTORY(</w:t>
      </w:r>
      <w:proofErr w:type="gramEnd"/>
      <w:r w:rsidRPr="00CF74FB">
        <w:rPr>
          <w:rFonts w:ascii="Courier New" w:hAnsi="Courier New" w:cs="Courier New"/>
          <w:sz w:val="16"/>
          <w:szCs w:val="24"/>
        </w:rPr>
        <w:t>VETID, PETID, DRUGID, DRUG_DOSAGE, DATE_WRITTEN, PATIENT_VET_PROCEDUREID, DRUG_UNITS_PRESCRIBED)</w:t>
      </w:r>
    </w:p>
    <w:p w14:paraId="32CB3CAE"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sz w:val="16"/>
          <w:szCs w:val="24"/>
        </w:rPr>
        <w:tab/>
      </w:r>
      <w:proofErr w:type="gramStart"/>
      <w:r w:rsidRPr="00CF74FB">
        <w:rPr>
          <w:rFonts w:ascii="Courier New" w:hAnsi="Courier New" w:cs="Courier New"/>
          <w:b/>
          <w:bCs/>
          <w:color w:val="008000"/>
          <w:sz w:val="16"/>
          <w:szCs w:val="24"/>
        </w:rPr>
        <w:t>VALUES</w:t>
      </w:r>
      <w:r w:rsidRPr="00CF74FB">
        <w:rPr>
          <w:rFonts w:ascii="Courier New" w:hAnsi="Courier New" w:cs="Courier New"/>
          <w:sz w:val="16"/>
          <w:szCs w:val="24"/>
        </w:rPr>
        <w:t>(</w:t>
      </w:r>
      <w:proofErr w:type="spellStart"/>
      <w:proofErr w:type="gramEnd"/>
      <w:r w:rsidRPr="00CF74FB">
        <w:rPr>
          <w:rFonts w:ascii="Courier New" w:hAnsi="Courier New" w:cs="Courier New"/>
          <w:sz w:val="16"/>
          <w:szCs w:val="24"/>
        </w:rPr>
        <w:t>p_vetid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p_petid</w:t>
      </w:r>
      <w:proofErr w:type="spellEnd"/>
      <w:r w:rsidRPr="00CF74FB">
        <w:rPr>
          <w:rFonts w:ascii="Courier New" w:hAnsi="Courier New" w:cs="Courier New"/>
          <w:sz w:val="16"/>
          <w:szCs w:val="24"/>
        </w:rPr>
        <w:t xml:space="preserve">, p_drugid03, p_drugdose03, SYSDATE, </w:t>
      </w:r>
      <w:proofErr w:type="spellStart"/>
      <w:r w:rsidRPr="00CF74FB">
        <w:rPr>
          <w:rFonts w:ascii="Courier New" w:hAnsi="Courier New" w:cs="Courier New"/>
          <w:sz w:val="16"/>
          <w:szCs w:val="24"/>
        </w:rPr>
        <w:t>lv_ppprocid</w:t>
      </w:r>
      <w:proofErr w:type="spellEnd"/>
      <w:r w:rsidRPr="00CF74FB">
        <w:rPr>
          <w:rFonts w:ascii="Courier New" w:hAnsi="Courier New" w:cs="Courier New"/>
          <w:sz w:val="16"/>
          <w:szCs w:val="24"/>
        </w:rPr>
        <w:t>, p_drug_units03)</w:t>
      </w:r>
    </w:p>
    <w:p w14:paraId="39E3A379"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sz w:val="16"/>
          <w:szCs w:val="24"/>
        </w:rPr>
        <w:tab/>
        <w:t xml:space="preserve">RETURNING RXID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lv_rxid</w:t>
      </w:r>
      <w:proofErr w:type="spellEnd"/>
      <w:r w:rsidRPr="00CF74FB">
        <w:rPr>
          <w:rFonts w:ascii="Courier New" w:hAnsi="Courier New" w:cs="Courier New"/>
          <w:sz w:val="16"/>
          <w:szCs w:val="24"/>
        </w:rPr>
        <w:t>;</w:t>
      </w:r>
    </w:p>
    <w:p w14:paraId="6D031EA3"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COMMIT</w:t>
      </w:r>
      <w:r w:rsidRPr="00CF74FB">
        <w:rPr>
          <w:rFonts w:ascii="Courier New" w:hAnsi="Courier New" w:cs="Courier New"/>
          <w:sz w:val="16"/>
          <w:szCs w:val="24"/>
        </w:rPr>
        <w:t>;</w:t>
      </w:r>
    </w:p>
    <w:p w14:paraId="2BBB5092"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INSERT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RX_</w:t>
      </w:r>
      <w:proofErr w:type="gramStart"/>
      <w:r w:rsidRPr="00CF74FB">
        <w:rPr>
          <w:rFonts w:ascii="Courier New" w:hAnsi="Courier New" w:cs="Courier New"/>
          <w:sz w:val="16"/>
          <w:szCs w:val="24"/>
        </w:rPr>
        <w:t>ORDER(</w:t>
      </w:r>
      <w:proofErr w:type="gramEnd"/>
      <w:r w:rsidRPr="00CF74FB">
        <w:rPr>
          <w:rFonts w:ascii="Courier New" w:hAnsi="Courier New" w:cs="Courier New"/>
          <w:sz w:val="16"/>
          <w:szCs w:val="24"/>
        </w:rPr>
        <w:t>RXID, VETID, PETID, DRUGID, DRUG_DOSAGE, DATE_SUBMITTED,VET_PROCEDUREID, CONTROLLED_CHECKER, DRUG_UNITS_PRESCRIBED, DATE_FILLED )</w:t>
      </w:r>
    </w:p>
    <w:p w14:paraId="4C0EC688"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sz w:val="16"/>
          <w:szCs w:val="24"/>
        </w:rPr>
        <w:tab/>
      </w:r>
      <w:proofErr w:type="gramStart"/>
      <w:r w:rsidRPr="00CF74FB">
        <w:rPr>
          <w:rFonts w:ascii="Courier New" w:hAnsi="Courier New" w:cs="Courier New"/>
          <w:b/>
          <w:bCs/>
          <w:color w:val="008000"/>
          <w:sz w:val="16"/>
          <w:szCs w:val="24"/>
        </w:rPr>
        <w:t>VALUES</w:t>
      </w:r>
      <w:r w:rsidRPr="00CF74FB">
        <w:rPr>
          <w:rFonts w:ascii="Courier New" w:hAnsi="Courier New" w:cs="Courier New"/>
          <w:sz w:val="16"/>
          <w:szCs w:val="24"/>
        </w:rPr>
        <w:t>(</w:t>
      </w:r>
      <w:proofErr w:type="spellStart"/>
      <w:proofErr w:type="gramEnd"/>
      <w:r w:rsidRPr="00CF74FB">
        <w:rPr>
          <w:rFonts w:ascii="Courier New" w:hAnsi="Courier New" w:cs="Courier New"/>
          <w:sz w:val="16"/>
          <w:szCs w:val="24"/>
        </w:rPr>
        <w:t>lv_rxid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p_vetid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p_petid</w:t>
      </w:r>
      <w:proofErr w:type="spellEnd"/>
      <w:r w:rsidRPr="00CF74FB">
        <w:rPr>
          <w:rFonts w:ascii="Courier New" w:hAnsi="Courier New" w:cs="Courier New"/>
          <w:sz w:val="16"/>
          <w:szCs w:val="24"/>
        </w:rPr>
        <w:t xml:space="preserve">, p_drugid03, p_drugdose03, SYSDATE, </w:t>
      </w:r>
      <w:proofErr w:type="spellStart"/>
      <w:r w:rsidRPr="00CF74FB">
        <w:rPr>
          <w:rFonts w:ascii="Courier New" w:hAnsi="Courier New" w:cs="Courier New"/>
          <w:sz w:val="16"/>
          <w:szCs w:val="24"/>
        </w:rPr>
        <w:t>p_vet_procid</w:t>
      </w:r>
      <w:proofErr w:type="spellEnd"/>
      <w:r w:rsidRPr="00CF74FB">
        <w:rPr>
          <w:rFonts w:ascii="Courier New" w:hAnsi="Courier New" w:cs="Courier New"/>
          <w:sz w:val="16"/>
          <w:szCs w:val="24"/>
        </w:rPr>
        <w:t xml:space="preserve">, </w:t>
      </w:r>
      <w:r w:rsidRPr="00CF74FB">
        <w:rPr>
          <w:rFonts w:ascii="Courier New" w:hAnsi="Courier New" w:cs="Courier New"/>
          <w:color w:val="666666"/>
          <w:sz w:val="16"/>
          <w:szCs w:val="24"/>
        </w:rPr>
        <w:t>0</w:t>
      </w:r>
      <w:r w:rsidRPr="00CF74FB">
        <w:rPr>
          <w:rFonts w:ascii="Courier New" w:hAnsi="Courier New" w:cs="Courier New"/>
          <w:sz w:val="16"/>
          <w:szCs w:val="24"/>
        </w:rPr>
        <w:t>, p_drug_units03, SYSTIMESTAMP);</w:t>
      </w:r>
    </w:p>
    <w:p w14:paraId="6DE332E9"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p>
    <w:p w14:paraId="4024F6E0"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COMMIT</w:t>
      </w:r>
      <w:r w:rsidRPr="00CF74FB">
        <w:rPr>
          <w:rFonts w:ascii="Courier New" w:hAnsi="Courier New" w:cs="Courier New"/>
          <w:sz w:val="16"/>
          <w:szCs w:val="24"/>
        </w:rPr>
        <w:t>;</w:t>
      </w:r>
    </w:p>
    <w:p w14:paraId="651FCE4F"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b/>
          <w:bCs/>
          <w:color w:val="008000"/>
          <w:sz w:val="16"/>
          <w:szCs w:val="24"/>
        </w:rPr>
        <w:t>END</w:t>
      </w:r>
      <w:r w:rsidRPr="00CF74FB">
        <w:rPr>
          <w:rFonts w:ascii="Courier New" w:hAnsi="Courier New" w:cs="Courier New"/>
          <w:sz w:val="16"/>
          <w:szCs w:val="24"/>
        </w:rPr>
        <w:t xml:space="preserve"> IF;</w:t>
      </w:r>
    </w:p>
    <w:p w14:paraId="103A8BDD"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p>
    <w:p w14:paraId="311444A0"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IF p_drugid04 </w:t>
      </w:r>
      <w:r w:rsidRPr="00CF74FB">
        <w:rPr>
          <w:rFonts w:ascii="Courier New" w:hAnsi="Courier New" w:cs="Courier New"/>
          <w:b/>
          <w:bCs/>
          <w:color w:val="008000"/>
          <w:sz w:val="16"/>
          <w:szCs w:val="24"/>
        </w:rPr>
        <w:t>IS</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NOT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p>
    <w:p w14:paraId="71996F76"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THEN</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INSERT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RX_</w:t>
      </w:r>
      <w:proofErr w:type="gramStart"/>
      <w:r w:rsidRPr="00CF74FB">
        <w:rPr>
          <w:rFonts w:ascii="Courier New" w:hAnsi="Courier New" w:cs="Courier New"/>
          <w:sz w:val="16"/>
          <w:szCs w:val="24"/>
        </w:rPr>
        <w:t>HISTORY(</w:t>
      </w:r>
      <w:proofErr w:type="gramEnd"/>
      <w:r w:rsidRPr="00CF74FB">
        <w:rPr>
          <w:rFonts w:ascii="Courier New" w:hAnsi="Courier New" w:cs="Courier New"/>
          <w:sz w:val="16"/>
          <w:szCs w:val="24"/>
        </w:rPr>
        <w:t>VETID, PETID, DRUGID, DRUG_DOSAGE, DATE_WRITTEN, PATIENT_VET_PROCEDUREID, DRUG_UNITS_PRESCRIBED)</w:t>
      </w:r>
    </w:p>
    <w:p w14:paraId="2655EAB2"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sz w:val="16"/>
          <w:szCs w:val="24"/>
        </w:rPr>
        <w:tab/>
      </w:r>
      <w:proofErr w:type="gramStart"/>
      <w:r w:rsidRPr="00CF74FB">
        <w:rPr>
          <w:rFonts w:ascii="Courier New" w:hAnsi="Courier New" w:cs="Courier New"/>
          <w:b/>
          <w:bCs/>
          <w:color w:val="008000"/>
          <w:sz w:val="16"/>
          <w:szCs w:val="24"/>
        </w:rPr>
        <w:t>VALUES</w:t>
      </w:r>
      <w:r w:rsidRPr="00CF74FB">
        <w:rPr>
          <w:rFonts w:ascii="Courier New" w:hAnsi="Courier New" w:cs="Courier New"/>
          <w:sz w:val="16"/>
          <w:szCs w:val="24"/>
        </w:rPr>
        <w:t>(</w:t>
      </w:r>
      <w:proofErr w:type="spellStart"/>
      <w:proofErr w:type="gramEnd"/>
      <w:r w:rsidRPr="00CF74FB">
        <w:rPr>
          <w:rFonts w:ascii="Courier New" w:hAnsi="Courier New" w:cs="Courier New"/>
          <w:sz w:val="16"/>
          <w:szCs w:val="24"/>
        </w:rPr>
        <w:t>p_vetid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p_petid</w:t>
      </w:r>
      <w:proofErr w:type="spellEnd"/>
      <w:r w:rsidRPr="00CF74FB">
        <w:rPr>
          <w:rFonts w:ascii="Courier New" w:hAnsi="Courier New" w:cs="Courier New"/>
          <w:sz w:val="16"/>
          <w:szCs w:val="24"/>
        </w:rPr>
        <w:t xml:space="preserve">, p_drugid04, p_drugdose04, SYSDATE, </w:t>
      </w:r>
      <w:proofErr w:type="spellStart"/>
      <w:r w:rsidRPr="00CF74FB">
        <w:rPr>
          <w:rFonts w:ascii="Courier New" w:hAnsi="Courier New" w:cs="Courier New"/>
          <w:sz w:val="16"/>
          <w:szCs w:val="24"/>
        </w:rPr>
        <w:t>lv_ppprocid</w:t>
      </w:r>
      <w:proofErr w:type="spellEnd"/>
      <w:r w:rsidRPr="00CF74FB">
        <w:rPr>
          <w:rFonts w:ascii="Courier New" w:hAnsi="Courier New" w:cs="Courier New"/>
          <w:sz w:val="16"/>
          <w:szCs w:val="24"/>
        </w:rPr>
        <w:t>, p_drug_units04)</w:t>
      </w:r>
    </w:p>
    <w:p w14:paraId="491966A3"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sz w:val="16"/>
          <w:szCs w:val="24"/>
        </w:rPr>
        <w:tab/>
        <w:t xml:space="preserve">RETURNING RXID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lv_rxid</w:t>
      </w:r>
      <w:proofErr w:type="spellEnd"/>
      <w:r w:rsidRPr="00CF74FB">
        <w:rPr>
          <w:rFonts w:ascii="Courier New" w:hAnsi="Courier New" w:cs="Courier New"/>
          <w:sz w:val="16"/>
          <w:szCs w:val="24"/>
        </w:rPr>
        <w:t>;</w:t>
      </w:r>
    </w:p>
    <w:p w14:paraId="6E8348FD"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COMMIT</w:t>
      </w:r>
      <w:r w:rsidRPr="00CF74FB">
        <w:rPr>
          <w:rFonts w:ascii="Courier New" w:hAnsi="Courier New" w:cs="Courier New"/>
          <w:sz w:val="16"/>
          <w:szCs w:val="24"/>
        </w:rPr>
        <w:t>;</w:t>
      </w:r>
    </w:p>
    <w:p w14:paraId="3D940094"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INSERT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RX_</w:t>
      </w:r>
      <w:proofErr w:type="gramStart"/>
      <w:r w:rsidRPr="00CF74FB">
        <w:rPr>
          <w:rFonts w:ascii="Courier New" w:hAnsi="Courier New" w:cs="Courier New"/>
          <w:sz w:val="16"/>
          <w:szCs w:val="24"/>
        </w:rPr>
        <w:t>ORDER(</w:t>
      </w:r>
      <w:proofErr w:type="gramEnd"/>
      <w:r w:rsidRPr="00CF74FB">
        <w:rPr>
          <w:rFonts w:ascii="Courier New" w:hAnsi="Courier New" w:cs="Courier New"/>
          <w:sz w:val="16"/>
          <w:szCs w:val="24"/>
        </w:rPr>
        <w:t>RXID, VETID, PETID, DRUGID, DRUG_DOSAGE, DATE_SUBMITTED,VET_PROCEDUREID, CONTROLLED_CHECKER, DRUG_UNITS_PRESCRIBED, DATE_FILLED )</w:t>
      </w:r>
    </w:p>
    <w:p w14:paraId="71E7128B"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sz w:val="16"/>
          <w:szCs w:val="24"/>
        </w:rPr>
        <w:tab/>
      </w:r>
      <w:proofErr w:type="gramStart"/>
      <w:r w:rsidRPr="00CF74FB">
        <w:rPr>
          <w:rFonts w:ascii="Courier New" w:hAnsi="Courier New" w:cs="Courier New"/>
          <w:b/>
          <w:bCs/>
          <w:color w:val="008000"/>
          <w:sz w:val="16"/>
          <w:szCs w:val="24"/>
        </w:rPr>
        <w:t>VALUES</w:t>
      </w:r>
      <w:r w:rsidRPr="00CF74FB">
        <w:rPr>
          <w:rFonts w:ascii="Courier New" w:hAnsi="Courier New" w:cs="Courier New"/>
          <w:sz w:val="16"/>
          <w:szCs w:val="24"/>
        </w:rPr>
        <w:t>(</w:t>
      </w:r>
      <w:proofErr w:type="spellStart"/>
      <w:proofErr w:type="gramEnd"/>
      <w:r w:rsidRPr="00CF74FB">
        <w:rPr>
          <w:rFonts w:ascii="Courier New" w:hAnsi="Courier New" w:cs="Courier New"/>
          <w:sz w:val="16"/>
          <w:szCs w:val="24"/>
        </w:rPr>
        <w:t>lv_rxid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p_vetid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p_petid</w:t>
      </w:r>
      <w:proofErr w:type="spellEnd"/>
      <w:r w:rsidRPr="00CF74FB">
        <w:rPr>
          <w:rFonts w:ascii="Courier New" w:hAnsi="Courier New" w:cs="Courier New"/>
          <w:sz w:val="16"/>
          <w:szCs w:val="24"/>
        </w:rPr>
        <w:t xml:space="preserve">, p_drugid04, p_drugdose04, SYSDATE, </w:t>
      </w:r>
      <w:proofErr w:type="spellStart"/>
      <w:r w:rsidRPr="00CF74FB">
        <w:rPr>
          <w:rFonts w:ascii="Courier New" w:hAnsi="Courier New" w:cs="Courier New"/>
          <w:sz w:val="16"/>
          <w:szCs w:val="24"/>
        </w:rPr>
        <w:t>p_vet_procid</w:t>
      </w:r>
      <w:proofErr w:type="spellEnd"/>
      <w:r w:rsidRPr="00CF74FB">
        <w:rPr>
          <w:rFonts w:ascii="Courier New" w:hAnsi="Courier New" w:cs="Courier New"/>
          <w:sz w:val="16"/>
          <w:szCs w:val="24"/>
        </w:rPr>
        <w:t xml:space="preserve">, </w:t>
      </w:r>
      <w:r w:rsidRPr="00CF74FB">
        <w:rPr>
          <w:rFonts w:ascii="Courier New" w:hAnsi="Courier New" w:cs="Courier New"/>
          <w:color w:val="666666"/>
          <w:sz w:val="16"/>
          <w:szCs w:val="24"/>
        </w:rPr>
        <w:t>0</w:t>
      </w:r>
      <w:r w:rsidRPr="00CF74FB">
        <w:rPr>
          <w:rFonts w:ascii="Courier New" w:hAnsi="Courier New" w:cs="Courier New"/>
          <w:sz w:val="16"/>
          <w:szCs w:val="24"/>
        </w:rPr>
        <w:t>, p_drug_units04, SYSTIMESTAMP);</w:t>
      </w:r>
    </w:p>
    <w:p w14:paraId="48BF4419"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p>
    <w:p w14:paraId="6CA4589C"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COMMIT</w:t>
      </w:r>
      <w:r w:rsidRPr="00CF74FB">
        <w:rPr>
          <w:rFonts w:ascii="Courier New" w:hAnsi="Courier New" w:cs="Courier New"/>
          <w:sz w:val="16"/>
          <w:szCs w:val="24"/>
        </w:rPr>
        <w:t>;</w:t>
      </w:r>
    </w:p>
    <w:p w14:paraId="77E8373A"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b/>
          <w:bCs/>
          <w:color w:val="008000"/>
          <w:sz w:val="16"/>
          <w:szCs w:val="24"/>
        </w:rPr>
        <w:t>END</w:t>
      </w:r>
      <w:r w:rsidRPr="00CF74FB">
        <w:rPr>
          <w:rFonts w:ascii="Courier New" w:hAnsi="Courier New" w:cs="Courier New"/>
          <w:sz w:val="16"/>
          <w:szCs w:val="24"/>
        </w:rPr>
        <w:t xml:space="preserve"> IF;</w:t>
      </w:r>
    </w:p>
    <w:p w14:paraId="229BB544"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p>
    <w:p w14:paraId="4A85BBA8"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t xml:space="preserve">IF p_drugid05 </w:t>
      </w:r>
      <w:r w:rsidRPr="00CF74FB">
        <w:rPr>
          <w:rFonts w:ascii="Courier New" w:hAnsi="Courier New" w:cs="Courier New"/>
          <w:b/>
          <w:bCs/>
          <w:color w:val="008000"/>
          <w:sz w:val="16"/>
          <w:szCs w:val="24"/>
        </w:rPr>
        <w:t>IS</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NOT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NULL</w:t>
      </w:r>
    </w:p>
    <w:p w14:paraId="077D0097"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THEN</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INSERT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RX_</w:t>
      </w:r>
      <w:proofErr w:type="gramStart"/>
      <w:r w:rsidRPr="00CF74FB">
        <w:rPr>
          <w:rFonts w:ascii="Courier New" w:hAnsi="Courier New" w:cs="Courier New"/>
          <w:sz w:val="16"/>
          <w:szCs w:val="24"/>
        </w:rPr>
        <w:t>HISTORY(</w:t>
      </w:r>
      <w:proofErr w:type="gramEnd"/>
      <w:r w:rsidRPr="00CF74FB">
        <w:rPr>
          <w:rFonts w:ascii="Courier New" w:hAnsi="Courier New" w:cs="Courier New"/>
          <w:sz w:val="16"/>
          <w:szCs w:val="24"/>
        </w:rPr>
        <w:t>VETID, PETID, DRUGID, DRUG_DOSAGE, DATE_WRITTEN, PATIENT_VET_PROCEDUREID, DRUG_UNITS_PRESCRIBED)</w:t>
      </w:r>
    </w:p>
    <w:p w14:paraId="618C4B30"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sz w:val="16"/>
          <w:szCs w:val="24"/>
        </w:rPr>
        <w:tab/>
      </w:r>
      <w:proofErr w:type="gramStart"/>
      <w:r w:rsidRPr="00CF74FB">
        <w:rPr>
          <w:rFonts w:ascii="Courier New" w:hAnsi="Courier New" w:cs="Courier New"/>
          <w:b/>
          <w:bCs/>
          <w:color w:val="008000"/>
          <w:sz w:val="16"/>
          <w:szCs w:val="24"/>
        </w:rPr>
        <w:t>VALUES</w:t>
      </w:r>
      <w:r w:rsidRPr="00CF74FB">
        <w:rPr>
          <w:rFonts w:ascii="Courier New" w:hAnsi="Courier New" w:cs="Courier New"/>
          <w:sz w:val="16"/>
          <w:szCs w:val="24"/>
        </w:rPr>
        <w:t>(</w:t>
      </w:r>
      <w:proofErr w:type="spellStart"/>
      <w:proofErr w:type="gramEnd"/>
      <w:r w:rsidRPr="00CF74FB">
        <w:rPr>
          <w:rFonts w:ascii="Courier New" w:hAnsi="Courier New" w:cs="Courier New"/>
          <w:sz w:val="16"/>
          <w:szCs w:val="24"/>
        </w:rPr>
        <w:t>p_vetid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p_petid</w:t>
      </w:r>
      <w:proofErr w:type="spellEnd"/>
      <w:r w:rsidRPr="00CF74FB">
        <w:rPr>
          <w:rFonts w:ascii="Courier New" w:hAnsi="Courier New" w:cs="Courier New"/>
          <w:sz w:val="16"/>
          <w:szCs w:val="24"/>
        </w:rPr>
        <w:t xml:space="preserve">, p_drugid05, p_drugdose05, SYSDATE, </w:t>
      </w:r>
      <w:proofErr w:type="spellStart"/>
      <w:r w:rsidRPr="00CF74FB">
        <w:rPr>
          <w:rFonts w:ascii="Courier New" w:hAnsi="Courier New" w:cs="Courier New"/>
          <w:sz w:val="16"/>
          <w:szCs w:val="24"/>
        </w:rPr>
        <w:t>lv_ppprocid</w:t>
      </w:r>
      <w:proofErr w:type="spellEnd"/>
      <w:r w:rsidRPr="00CF74FB">
        <w:rPr>
          <w:rFonts w:ascii="Courier New" w:hAnsi="Courier New" w:cs="Courier New"/>
          <w:sz w:val="16"/>
          <w:szCs w:val="24"/>
        </w:rPr>
        <w:t>, p_drug_units05)</w:t>
      </w:r>
    </w:p>
    <w:p w14:paraId="5E2D6254"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sz w:val="16"/>
          <w:szCs w:val="24"/>
        </w:rPr>
        <w:tab/>
        <w:t xml:space="preserve">RETURNING RXID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lv_rxid</w:t>
      </w:r>
      <w:proofErr w:type="spellEnd"/>
      <w:r w:rsidRPr="00CF74FB">
        <w:rPr>
          <w:rFonts w:ascii="Courier New" w:hAnsi="Courier New" w:cs="Courier New"/>
          <w:sz w:val="16"/>
          <w:szCs w:val="24"/>
        </w:rPr>
        <w:t>;</w:t>
      </w:r>
    </w:p>
    <w:p w14:paraId="0E220DF4"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COMMIT</w:t>
      </w:r>
      <w:r w:rsidRPr="00CF74FB">
        <w:rPr>
          <w:rFonts w:ascii="Courier New" w:hAnsi="Courier New" w:cs="Courier New"/>
          <w:sz w:val="16"/>
          <w:szCs w:val="24"/>
        </w:rPr>
        <w:t>;</w:t>
      </w:r>
    </w:p>
    <w:p w14:paraId="4B7E1086"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INSERT</w:t>
      </w:r>
      <w:r w:rsidRPr="00CF74FB">
        <w:rPr>
          <w:rFonts w:ascii="Courier New" w:hAnsi="Courier New" w:cs="Courier New"/>
          <w:sz w:val="16"/>
          <w:szCs w:val="24"/>
        </w:rPr>
        <w:t xml:space="preserve"> </w:t>
      </w:r>
      <w:r w:rsidRPr="00CF74FB">
        <w:rPr>
          <w:rFonts w:ascii="Courier New" w:hAnsi="Courier New" w:cs="Courier New"/>
          <w:b/>
          <w:bCs/>
          <w:color w:val="008000"/>
          <w:sz w:val="16"/>
          <w:szCs w:val="24"/>
        </w:rPr>
        <w:t>INTO</w:t>
      </w:r>
      <w:r w:rsidRPr="00CF74FB">
        <w:rPr>
          <w:rFonts w:ascii="Courier New" w:hAnsi="Courier New" w:cs="Courier New"/>
          <w:sz w:val="16"/>
          <w:szCs w:val="24"/>
        </w:rPr>
        <w:t xml:space="preserve"> RX_</w:t>
      </w:r>
      <w:proofErr w:type="gramStart"/>
      <w:r w:rsidRPr="00CF74FB">
        <w:rPr>
          <w:rFonts w:ascii="Courier New" w:hAnsi="Courier New" w:cs="Courier New"/>
          <w:sz w:val="16"/>
          <w:szCs w:val="24"/>
        </w:rPr>
        <w:t>ORDER(</w:t>
      </w:r>
      <w:proofErr w:type="gramEnd"/>
      <w:r w:rsidRPr="00CF74FB">
        <w:rPr>
          <w:rFonts w:ascii="Courier New" w:hAnsi="Courier New" w:cs="Courier New"/>
          <w:sz w:val="16"/>
          <w:szCs w:val="24"/>
        </w:rPr>
        <w:t>RXID, VETID, PETID, DRUGID, DRUG_DOSAGE, DATE_SUBMITTED,VET_PROCEDUREID, CONTROLLED_CHECKER, DRUG_UNITS_PRESCRIBED, DATE_FILLED )</w:t>
      </w:r>
    </w:p>
    <w:p w14:paraId="3E4CB813"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sz w:val="16"/>
          <w:szCs w:val="24"/>
        </w:rPr>
        <w:tab/>
      </w:r>
      <w:proofErr w:type="gramStart"/>
      <w:r w:rsidRPr="00CF74FB">
        <w:rPr>
          <w:rFonts w:ascii="Courier New" w:hAnsi="Courier New" w:cs="Courier New"/>
          <w:b/>
          <w:bCs/>
          <w:color w:val="008000"/>
          <w:sz w:val="16"/>
          <w:szCs w:val="24"/>
        </w:rPr>
        <w:t>VALUES</w:t>
      </w:r>
      <w:r w:rsidRPr="00CF74FB">
        <w:rPr>
          <w:rFonts w:ascii="Courier New" w:hAnsi="Courier New" w:cs="Courier New"/>
          <w:sz w:val="16"/>
          <w:szCs w:val="24"/>
        </w:rPr>
        <w:t>(</w:t>
      </w:r>
      <w:proofErr w:type="spellStart"/>
      <w:proofErr w:type="gramEnd"/>
      <w:r w:rsidRPr="00CF74FB">
        <w:rPr>
          <w:rFonts w:ascii="Courier New" w:hAnsi="Courier New" w:cs="Courier New"/>
          <w:sz w:val="16"/>
          <w:szCs w:val="24"/>
        </w:rPr>
        <w:t>lv_rxid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p_vetid</w:t>
      </w:r>
      <w:proofErr w:type="spellEnd"/>
      <w:r w:rsidRPr="00CF74FB">
        <w:rPr>
          <w:rFonts w:ascii="Courier New" w:hAnsi="Courier New" w:cs="Courier New"/>
          <w:sz w:val="16"/>
          <w:szCs w:val="24"/>
        </w:rPr>
        <w:t xml:space="preserve">, </w:t>
      </w:r>
      <w:proofErr w:type="spellStart"/>
      <w:r w:rsidRPr="00CF74FB">
        <w:rPr>
          <w:rFonts w:ascii="Courier New" w:hAnsi="Courier New" w:cs="Courier New"/>
          <w:sz w:val="16"/>
          <w:szCs w:val="24"/>
        </w:rPr>
        <w:t>p_petid</w:t>
      </w:r>
      <w:proofErr w:type="spellEnd"/>
      <w:r w:rsidRPr="00CF74FB">
        <w:rPr>
          <w:rFonts w:ascii="Courier New" w:hAnsi="Courier New" w:cs="Courier New"/>
          <w:sz w:val="16"/>
          <w:szCs w:val="24"/>
        </w:rPr>
        <w:t xml:space="preserve">, p_drugid05, p_drugdose05, SYSDATE, </w:t>
      </w:r>
      <w:proofErr w:type="spellStart"/>
      <w:r w:rsidRPr="00CF74FB">
        <w:rPr>
          <w:rFonts w:ascii="Courier New" w:hAnsi="Courier New" w:cs="Courier New"/>
          <w:sz w:val="16"/>
          <w:szCs w:val="24"/>
        </w:rPr>
        <w:t>p_vet_procid</w:t>
      </w:r>
      <w:proofErr w:type="spellEnd"/>
      <w:r w:rsidRPr="00CF74FB">
        <w:rPr>
          <w:rFonts w:ascii="Courier New" w:hAnsi="Courier New" w:cs="Courier New"/>
          <w:sz w:val="16"/>
          <w:szCs w:val="24"/>
        </w:rPr>
        <w:t xml:space="preserve">, </w:t>
      </w:r>
      <w:r w:rsidRPr="00CF74FB">
        <w:rPr>
          <w:rFonts w:ascii="Courier New" w:hAnsi="Courier New" w:cs="Courier New"/>
          <w:color w:val="666666"/>
          <w:sz w:val="16"/>
          <w:szCs w:val="24"/>
        </w:rPr>
        <w:t>0</w:t>
      </w:r>
      <w:r w:rsidRPr="00CF74FB">
        <w:rPr>
          <w:rFonts w:ascii="Courier New" w:hAnsi="Courier New" w:cs="Courier New"/>
          <w:sz w:val="16"/>
          <w:szCs w:val="24"/>
        </w:rPr>
        <w:t>, p_drug_units05, SYSTIMESTAMP);</w:t>
      </w:r>
    </w:p>
    <w:p w14:paraId="203E911D"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p>
    <w:p w14:paraId="1B51C1B5"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sz w:val="16"/>
          <w:szCs w:val="24"/>
        </w:rPr>
        <w:tab/>
      </w:r>
      <w:r w:rsidRPr="00CF74FB">
        <w:rPr>
          <w:rFonts w:ascii="Courier New" w:hAnsi="Courier New" w:cs="Courier New"/>
          <w:b/>
          <w:bCs/>
          <w:color w:val="008000"/>
          <w:sz w:val="16"/>
          <w:szCs w:val="24"/>
        </w:rPr>
        <w:t>COMMIT</w:t>
      </w:r>
      <w:r w:rsidRPr="00CF74FB">
        <w:rPr>
          <w:rFonts w:ascii="Courier New" w:hAnsi="Courier New" w:cs="Courier New"/>
          <w:sz w:val="16"/>
          <w:szCs w:val="24"/>
        </w:rPr>
        <w:t>;</w:t>
      </w:r>
    </w:p>
    <w:p w14:paraId="2A80EAC3"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sz w:val="16"/>
          <w:szCs w:val="24"/>
        </w:rPr>
        <w:tab/>
      </w:r>
      <w:r w:rsidRPr="00CF74FB">
        <w:rPr>
          <w:rFonts w:ascii="Courier New" w:hAnsi="Courier New" w:cs="Courier New"/>
          <w:b/>
          <w:bCs/>
          <w:color w:val="008000"/>
          <w:sz w:val="16"/>
          <w:szCs w:val="24"/>
        </w:rPr>
        <w:t>END</w:t>
      </w:r>
      <w:r w:rsidRPr="00CF74FB">
        <w:rPr>
          <w:rFonts w:ascii="Courier New" w:hAnsi="Courier New" w:cs="Courier New"/>
          <w:sz w:val="16"/>
          <w:szCs w:val="24"/>
        </w:rPr>
        <w:t xml:space="preserve"> IF;</w:t>
      </w:r>
    </w:p>
    <w:p w14:paraId="2EBB028C" w14:textId="77777777" w:rsidR="00CF74FB" w:rsidRPr="00CF74FB" w:rsidRDefault="00CF74FB" w:rsidP="00CF74FB">
      <w:pPr>
        <w:autoSpaceDE w:val="0"/>
        <w:autoSpaceDN w:val="0"/>
        <w:adjustRightInd w:val="0"/>
        <w:spacing w:before="0" w:after="0" w:line="240" w:lineRule="auto"/>
        <w:ind w:left="720"/>
        <w:rPr>
          <w:rFonts w:ascii="Courier New" w:hAnsi="Courier New" w:cs="Courier New"/>
          <w:sz w:val="16"/>
          <w:szCs w:val="24"/>
        </w:rPr>
      </w:pPr>
    </w:p>
    <w:p w14:paraId="575D882E" w14:textId="09B2AF98" w:rsidR="00CF74FB" w:rsidRDefault="00CF74FB" w:rsidP="00CF74FB">
      <w:pPr>
        <w:autoSpaceDE w:val="0"/>
        <w:autoSpaceDN w:val="0"/>
        <w:adjustRightInd w:val="0"/>
        <w:spacing w:before="0" w:after="0" w:line="240" w:lineRule="auto"/>
        <w:ind w:left="720"/>
        <w:rPr>
          <w:rFonts w:ascii="Courier New" w:hAnsi="Courier New" w:cs="Courier New"/>
          <w:sz w:val="16"/>
          <w:szCs w:val="24"/>
        </w:rPr>
      </w:pPr>
      <w:r w:rsidRPr="00CF74FB">
        <w:rPr>
          <w:rFonts w:ascii="Courier New" w:hAnsi="Courier New" w:cs="Courier New"/>
          <w:b/>
          <w:bCs/>
          <w:color w:val="008000"/>
          <w:sz w:val="16"/>
          <w:szCs w:val="24"/>
        </w:rPr>
        <w:t>END</w:t>
      </w:r>
      <w:r w:rsidRPr="00CF74FB">
        <w:rPr>
          <w:rFonts w:ascii="Courier New" w:hAnsi="Courier New" w:cs="Courier New"/>
          <w:sz w:val="16"/>
          <w:szCs w:val="24"/>
        </w:rPr>
        <w:t>;</w:t>
      </w:r>
    </w:p>
    <w:p w14:paraId="27071DA8" w14:textId="4145B716" w:rsidR="00CF74FB" w:rsidRDefault="00CF74FB" w:rsidP="00CF74FB">
      <w:pPr>
        <w:jc w:val="center"/>
      </w:pPr>
      <w:r>
        <w:t>Code Insert 05</w:t>
      </w:r>
    </w:p>
    <w:p w14:paraId="3CADFEBB" w14:textId="49E9118B" w:rsidR="00315774" w:rsidRDefault="00315774" w:rsidP="00315774">
      <w:pPr>
        <w:keepNext/>
      </w:pPr>
      <w:r>
        <w:lastRenderedPageBreak/>
        <w:t>Figure 24 shows the successful</w:t>
      </w:r>
      <w:r>
        <w:rPr>
          <w:rStyle w:val="FootnoteReference"/>
        </w:rPr>
        <w:footnoteReference w:id="4"/>
      </w:r>
      <w:r>
        <w:t xml:space="preserve"> running of the </w:t>
      </w:r>
      <w:r w:rsidR="00EE3BB9">
        <w:t xml:space="preserve">procedure along </w:t>
      </w:r>
      <w:r w:rsidR="00284E70">
        <w:t xml:space="preserve">the </w:t>
      </w:r>
      <w:r w:rsidR="00EE3BB9">
        <w:t>raw data</w:t>
      </w:r>
      <w:r w:rsidR="00284E70">
        <w:t xml:space="preserve"> that allows pharmacology, or another vet, to verify and approve any medicines dispensed during a clinical event.  </w:t>
      </w:r>
      <w:r w:rsidR="00EE3BB9">
        <w:t xml:space="preserve">Figure 25 shows the cleaned-up view that would be shown to an actual person. </w:t>
      </w:r>
      <w:r w:rsidR="00284E70">
        <w:t>The following figure shows the updates to all of tables that this program unit affects including VET_PROCEDURE_HISTORY</w:t>
      </w:r>
      <w:r w:rsidR="00284E70">
        <w:rPr>
          <w:rStyle w:val="FootnoteReference"/>
        </w:rPr>
        <w:footnoteReference w:id="5"/>
      </w:r>
      <w:r w:rsidR="00284E70">
        <w:t xml:space="preserve">.  Note that there is no staff attribute, this is to satisfy business rule [BR] CHART-17, that all procedures must be done under the supervision of a fully accredited veterinary doctor. </w:t>
      </w:r>
      <w:r>
        <w:t xml:space="preserve"> </w:t>
      </w:r>
    </w:p>
    <w:p w14:paraId="540B94CA" w14:textId="3B260581" w:rsidR="00315774" w:rsidRDefault="00315774" w:rsidP="00315774">
      <w:pPr>
        <w:keepNext/>
        <w:jc w:val="center"/>
      </w:pPr>
      <w:r>
        <w:br/>
      </w:r>
      <w:r>
        <w:rPr>
          <w:noProof/>
        </w:rPr>
        <w:drawing>
          <wp:inline distT="0" distB="0" distL="0" distR="0" wp14:anchorId="54CF3E80" wp14:editId="6B181046">
            <wp:extent cx="3740236" cy="1989026"/>
            <wp:effectExtent l="0" t="0" r="0" b="0"/>
            <wp:docPr id="11" name="Picture 11">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a:hlinkClick r:id="rId53"/>
                    </pic:cNvPr>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18433" r="1840" b="24582"/>
                    <a:stretch/>
                  </pic:blipFill>
                  <pic:spPr bwMode="auto">
                    <a:xfrm>
                      <a:off x="0" y="0"/>
                      <a:ext cx="3751727" cy="1995137"/>
                    </a:xfrm>
                    <a:prstGeom prst="rect">
                      <a:avLst/>
                    </a:prstGeom>
                    <a:noFill/>
                    <a:ln>
                      <a:noFill/>
                    </a:ln>
                    <a:extLst>
                      <a:ext uri="{53640926-AAD7-44D8-BBD7-CCE9431645EC}">
                        <a14:shadowObscured xmlns:a14="http://schemas.microsoft.com/office/drawing/2010/main"/>
                      </a:ext>
                    </a:extLst>
                  </pic:spPr>
                </pic:pic>
              </a:graphicData>
            </a:graphic>
          </wp:inline>
        </w:drawing>
      </w:r>
    </w:p>
    <w:p w14:paraId="5BD619B8" w14:textId="43F4DBCD" w:rsidR="00284E70" w:rsidRDefault="00315774" w:rsidP="00284E70">
      <w:pPr>
        <w:pStyle w:val="Caption"/>
        <w:keepNext/>
        <w:jc w:val="center"/>
      </w:pPr>
      <w:r>
        <w:t xml:space="preserve">Figure </w:t>
      </w:r>
      <w:r w:rsidR="000F7C7E">
        <w:rPr>
          <w:noProof/>
        </w:rPr>
        <w:fldChar w:fldCharType="begin"/>
      </w:r>
      <w:r w:rsidR="000F7C7E">
        <w:rPr>
          <w:noProof/>
        </w:rPr>
        <w:instrText xml:space="preserve"> SEQ Figure \* ARABIC </w:instrText>
      </w:r>
      <w:r w:rsidR="000F7C7E">
        <w:rPr>
          <w:noProof/>
        </w:rPr>
        <w:fldChar w:fldCharType="separate"/>
      </w:r>
      <w:r w:rsidR="007E4B27">
        <w:rPr>
          <w:noProof/>
        </w:rPr>
        <w:t>24</w:t>
      </w:r>
      <w:r w:rsidR="000F7C7E">
        <w:rPr>
          <w:noProof/>
        </w:rPr>
        <w:fldChar w:fldCharType="end"/>
      </w:r>
    </w:p>
    <w:p w14:paraId="3D5B3113" w14:textId="7E429835" w:rsidR="00284E70" w:rsidRDefault="00284E70" w:rsidP="00284E70">
      <w:pPr>
        <w:pStyle w:val="Caption"/>
        <w:keepNext/>
        <w:jc w:val="center"/>
      </w:pPr>
      <w:r>
        <w:rPr>
          <w:noProof/>
        </w:rPr>
        <w:drawing>
          <wp:inline distT="0" distB="0" distL="0" distR="0" wp14:anchorId="11610A83" wp14:editId="15353775">
            <wp:extent cx="3689599" cy="1433928"/>
            <wp:effectExtent l="0" t="0" r="6350" b="0"/>
            <wp:docPr id="27" name="Picture 27">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a:hlinkClick r:id="rId55"/>
                    </pic:cNvPr>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3689599" cy="1433928"/>
                    </a:xfrm>
                    <a:prstGeom prst="rect">
                      <a:avLst/>
                    </a:prstGeom>
                    <a:noFill/>
                    <a:ln>
                      <a:noFill/>
                    </a:ln>
                  </pic:spPr>
                </pic:pic>
              </a:graphicData>
            </a:graphic>
          </wp:inline>
        </w:drawing>
      </w:r>
    </w:p>
    <w:p w14:paraId="5B0FEBB6" w14:textId="14EF7263" w:rsidR="00CF74FB" w:rsidRDefault="00284E70" w:rsidP="00284E70">
      <w:pPr>
        <w:pStyle w:val="Caption"/>
        <w:jc w:val="center"/>
      </w:pPr>
      <w:r>
        <w:t xml:space="preserve">Figure </w:t>
      </w:r>
      <w:r w:rsidR="000F7C7E">
        <w:rPr>
          <w:noProof/>
        </w:rPr>
        <w:fldChar w:fldCharType="begin"/>
      </w:r>
      <w:r w:rsidR="000F7C7E">
        <w:rPr>
          <w:noProof/>
        </w:rPr>
        <w:instrText xml:space="preserve"> SEQ Figure \* ARABIC </w:instrText>
      </w:r>
      <w:r w:rsidR="000F7C7E">
        <w:rPr>
          <w:noProof/>
        </w:rPr>
        <w:fldChar w:fldCharType="separate"/>
      </w:r>
      <w:r w:rsidR="007E4B27">
        <w:rPr>
          <w:noProof/>
        </w:rPr>
        <w:t>25</w:t>
      </w:r>
      <w:r w:rsidR="000F7C7E">
        <w:rPr>
          <w:noProof/>
        </w:rPr>
        <w:fldChar w:fldCharType="end"/>
      </w:r>
    </w:p>
    <w:p w14:paraId="1B8873BE" w14:textId="77777777" w:rsidR="00EE3BB9" w:rsidRDefault="00EE3BB9" w:rsidP="00EE3BB9">
      <w:pPr>
        <w:keepNext/>
        <w:jc w:val="center"/>
      </w:pPr>
      <w:r>
        <w:rPr>
          <w:noProof/>
        </w:rPr>
        <w:drawing>
          <wp:inline distT="0" distB="0" distL="0" distR="0" wp14:anchorId="2B1EDF50" wp14:editId="359D37E1">
            <wp:extent cx="3616818" cy="1957934"/>
            <wp:effectExtent l="0" t="0" r="3175" b="4445"/>
            <wp:docPr id="28" name="Picture 28">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636873" cy="1968790"/>
                    </a:xfrm>
                    <a:prstGeom prst="rect">
                      <a:avLst/>
                    </a:prstGeom>
                    <a:noFill/>
                    <a:ln>
                      <a:noFill/>
                    </a:ln>
                  </pic:spPr>
                </pic:pic>
              </a:graphicData>
            </a:graphic>
          </wp:inline>
        </w:drawing>
      </w:r>
    </w:p>
    <w:p w14:paraId="110B52BE" w14:textId="4B9D067C" w:rsidR="00EE3BB9" w:rsidRDefault="00EE3BB9" w:rsidP="00EE3BB9">
      <w:pPr>
        <w:pStyle w:val="Caption"/>
        <w:jc w:val="center"/>
      </w:pPr>
      <w:r>
        <w:t xml:space="preserve">Figure </w:t>
      </w:r>
      <w:r w:rsidR="000F7C7E">
        <w:rPr>
          <w:noProof/>
        </w:rPr>
        <w:fldChar w:fldCharType="begin"/>
      </w:r>
      <w:r w:rsidR="000F7C7E">
        <w:rPr>
          <w:noProof/>
        </w:rPr>
        <w:instrText xml:space="preserve"> SEQ Figure \* ARABIC </w:instrText>
      </w:r>
      <w:r w:rsidR="000F7C7E">
        <w:rPr>
          <w:noProof/>
        </w:rPr>
        <w:fldChar w:fldCharType="separate"/>
      </w:r>
      <w:r w:rsidR="007E4B27">
        <w:rPr>
          <w:noProof/>
        </w:rPr>
        <w:t>26</w:t>
      </w:r>
      <w:r w:rsidR="000F7C7E">
        <w:rPr>
          <w:noProof/>
        </w:rPr>
        <w:fldChar w:fldCharType="end"/>
      </w:r>
    </w:p>
    <w:p w14:paraId="5AF3D2EB" w14:textId="2C411A70" w:rsidR="00EE3BB9" w:rsidRDefault="00EE3BB9" w:rsidP="00EE3BB9">
      <w:r>
        <w:lastRenderedPageBreak/>
        <w:t>A procedure was created to bulk approve the clinical event generated pseudo-prescriptions in one command [figure 27]; once approved that medicine is removed from the view [figure 28].  Finally all appropriate tables are updated [figure 29].</w:t>
      </w:r>
    </w:p>
    <w:p w14:paraId="1361F81B" w14:textId="77777777" w:rsidR="00EE3BB9" w:rsidRDefault="00EE3BB9" w:rsidP="00EE3BB9">
      <w:pPr>
        <w:keepNext/>
        <w:jc w:val="center"/>
      </w:pPr>
      <w:r>
        <w:rPr>
          <w:noProof/>
        </w:rPr>
        <w:drawing>
          <wp:inline distT="0" distB="0" distL="0" distR="0" wp14:anchorId="5B6364EA" wp14:editId="6B758B4D">
            <wp:extent cx="1787857" cy="2414905"/>
            <wp:effectExtent l="0" t="0" r="3175" b="4445"/>
            <wp:docPr id="29" name="Picture 29">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a:hlinkClick r:id="rId59"/>
                    </pic:cNvPr>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19700" t="8818" r="50102" b="18627"/>
                    <a:stretch/>
                  </pic:blipFill>
                  <pic:spPr bwMode="auto">
                    <a:xfrm>
                      <a:off x="0" y="0"/>
                      <a:ext cx="1787857" cy="2414905"/>
                    </a:xfrm>
                    <a:prstGeom prst="rect">
                      <a:avLst/>
                    </a:prstGeom>
                    <a:noFill/>
                    <a:ln>
                      <a:noFill/>
                    </a:ln>
                    <a:extLst>
                      <a:ext uri="{53640926-AAD7-44D8-BBD7-CCE9431645EC}">
                        <a14:shadowObscured xmlns:a14="http://schemas.microsoft.com/office/drawing/2010/main"/>
                      </a:ext>
                    </a:extLst>
                  </pic:spPr>
                </pic:pic>
              </a:graphicData>
            </a:graphic>
          </wp:inline>
        </w:drawing>
      </w:r>
    </w:p>
    <w:p w14:paraId="01CE6A45" w14:textId="0EE382D7" w:rsidR="00EE3BB9" w:rsidRDefault="00EE3BB9" w:rsidP="00EE3BB9">
      <w:pPr>
        <w:pStyle w:val="Caption"/>
        <w:jc w:val="center"/>
      </w:pPr>
      <w:r>
        <w:t xml:space="preserve">Figure </w:t>
      </w:r>
      <w:r w:rsidR="000F7C7E">
        <w:rPr>
          <w:noProof/>
        </w:rPr>
        <w:fldChar w:fldCharType="begin"/>
      </w:r>
      <w:r w:rsidR="000F7C7E">
        <w:rPr>
          <w:noProof/>
        </w:rPr>
        <w:instrText xml:space="preserve"> SEQ Figure \* ARABIC </w:instrText>
      </w:r>
      <w:r w:rsidR="000F7C7E">
        <w:rPr>
          <w:noProof/>
        </w:rPr>
        <w:fldChar w:fldCharType="separate"/>
      </w:r>
      <w:r w:rsidR="007E4B27">
        <w:rPr>
          <w:noProof/>
        </w:rPr>
        <w:t>27</w:t>
      </w:r>
      <w:r w:rsidR="000F7C7E">
        <w:rPr>
          <w:noProof/>
        </w:rPr>
        <w:fldChar w:fldCharType="end"/>
      </w:r>
    </w:p>
    <w:p w14:paraId="2A0AA9F4" w14:textId="77777777" w:rsidR="00EE3BB9" w:rsidRDefault="00EE3BB9" w:rsidP="00EE3BB9">
      <w:pPr>
        <w:keepNext/>
      </w:pPr>
      <w:r>
        <w:rPr>
          <w:noProof/>
        </w:rPr>
        <w:drawing>
          <wp:inline distT="0" distB="0" distL="0" distR="0" wp14:anchorId="3EF06973" wp14:editId="176DFDA4">
            <wp:extent cx="5943600" cy="1364776"/>
            <wp:effectExtent l="0" t="0" r="0" b="6985"/>
            <wp:docPr id="31" name="Picture 31">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a:hlinkClick r:id="rId61"/>
                    </pic:cNvPr>
                    <pic:cNvPicPr>
                      <a:picLocks noChangeAspect="1" noChangeArrowheads="1"/>
                    </pic:cNvPicPr>
                  </pic:nvPicPr>
                  <pic:blipFill rotWithShape="1">
                    <a:blip r:embed="rId62">
                      <a:extLst>
                        <a:ext uri="{28A0092B-C50C-407E-A947-70E740481C1C}">
                          <a14:useLocalDpi xmlns:a14="http://schemas.microsoft.com/office/drawing/2010/main" val="0"/>
                        </a:ext>
                      </a:extLst>
                    </a:blip>
                    <a:srcRect b="60477"/>
                    <a:stretch/>
                  </pic:blipFill>
                  <pic:spPr bwMode="auto">
                    <a:xfrm>
                      <a:off x="0" y="0"/>
                      <a:ext cx="5943600" cy="1364776"/>
                    </a:xfrm>
                    <a:prstGeom prst="rect">
                      <a:avLst/>
                    </a:prstGeom>
                    <a:noFill/>
                    <a:ln>
                      <a:noFill/>
                    </a:ln>
                    <a:extLst>
                      <a:ext uri="{53640926-AAD7-44D8-BBD7-CCE9431645EC}">
                        <a14:shadowObscured xmlns:a14="http://schemas.microsoft.com/office/drawing/2010/main"/>
                      </a:ext>
                    </a:extLst>
                  </pic:spPr>
                </pic:pic>
              </a:graphicData>
            </a:graphic>
          </wp:inline>
        </w:drawing>
      </w:r>
    </w:p>
    <w:p w14:paraId="4087A9AD" w14:textId="1B85686B" w:rsidR="00EE3BB9" w:rsidRDefault="00EE3BB9" w:rsidP="00EE3BB9">
      <w:pPr>
        <w:pStyle w:val="Caption"/>
        <w:jc w:val="center"/>
      </w:pPr>
      <w:r>
        <w:t xml:space="preserve">Figure </w:t>
      </w:r>
      <w:r w:rsidR="000F7C7E">
        <w:rPr>
          <w:noProof/>
        </w:rPr>
        <w:fldChar w:fldCharType="begin"/>
      </w:r>
      <w:r w:rsidR="000F7C7E">
        <w:rPr>
          <w:noProof/>
        </w:rPr>
        <w:instrText xml:space="preserve"> SEQ Figure \* ARABIC </w:instrText>
      </w:r>
      <w:r w:rsidR="000F7C7E">
        <w:rPr>
          <w:noProof/>
        </w:rPr>
        <w:fldChar w:fldCharType="separate"/>
      </w:r>
      <w:r w:rsidR="007E4B27">
        <w:rPr>
          <w:noProof/>
        </w:rPr>
        <w:t>28</w:t>
      </w:r>
      <w:r w:rsidR="000F7C7E">
        <w:rPr>
          <w:noProof/>
        </w:rPr>
        <w:fldChar w:fldCharType="end"/>
      </w:r>
    </w:p>
    <w:p w14:paraId="0687D529" w14:textId="77777777" w:rsidR="00825A43" w:rsidRDefault="00825A43" w:rsidP="00825A43">
      <w:pPr>
        <w:keepNext/>
      </w:pPr>
      <w:r>
        <w:rPr>
          <w:noProof/>
        </w:rPr>
        <w:lastRenderedPageBreak/>
        <w:drawing>
          <wp:inline distT="0" distB="0" distL="0" distR="0" wp14:anchorId="73BB4B2B" wp14:editId="71A82902">
            <wp:extent cx="5930265" cy="3357245"/>
            <wp:effectExtent l="0" t="0" r="0" b="0"/>
            <wp:docPr id="32" name="Picture 32">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930265" cy="3357245"/>
                    </a:xfrm>
                    <a:prstGeom prst="rect">
                      <a:avLst/>
                    </a:prstGeom>
                    <a:noFill/>
                    <a:ln>
                      <a:noFill/>
                    </a:ln>
                  </pic:spPr>
                </pic:pic>
              </a:graphicData>
            </a:graphic>
          </wp:inline>
        </w:drawing>
      </w:r>
    </w:p>
    <w:p w14:paraId="299CC7EB" w14:textId="5A729952" w:rsidR="00EE3BB9" w:rsidRDefault="00825A43" w:rsidP="00825A43">
      <w:pPr>
        <w:pStyle w:val="Caption"/>
        <w:jc w:val="center"/>
      </w:pPr>
      <w:r>
        <w:t xml:space="preserve">Figure </w:t>
      </w:r>
      <w:r w:rsidR="000F7C7E">
        <w:rPr>
          <w:noProof/>
        </w:rPr>
        <w:fldChar w:fldCharType="begin"/>
      </w:r>
      <w:r w:rsidR="000F7C7E">
        <w:rPr>
          <w:noProof/>
        </w:rPr>
        <w:instrText xml:space="preserve"> SEQ Figure \* ARABIC </w:instrText>
      </w:r>
      <w:r w:rsidR="000F7C7E">
        <w:rPr>
          <w:noProof/>
        </w:rPr>
        <w:fldChar w:fldCharType="separate"/>
      </w:r>
      <w:r w:rsidR="007E4B27">
        <w:rPr>
          <w:noProof/>
        </w:rPr>
        <w:t>29</w:t>
      </w:r>
      <w:r w:rsidR="000F7C7E">
        <w:rPr>
          <w:noProof/>
        </w:rPr>
        <w:fldChar w:fldCharType="end"/>
      </w:r>
    </w:p>
    <w:p w14:paraId="4AACBB3F" w14:textId="0D2B6C3C" w:rsidR="00825A43" w:rsidRDefault="00825A43" w:rsidP="00825A43">
      <w:r>
        <w:t>This also satisfied the following requirements:</w:t>
      </w:r>
    </w:p>
    <w:p w14:paraId="7F20BDAE" w14:textId="42E26385" w:rsidR="00825A43" w:rsidRDefault="00825A43" w:rsidP="00825A43">
      <w:pPr>
        <w:pStyle w:val="ListBullet"/>
        <w:tabs>
          <w:tab w:val="clear" w:pos="360"/>
          <w:tab w:val="num" w:pos="1080"/>
        </w:tabs>
        <w:ind w:left="1080"/>
      </w:pPr>
      <w:r>
        <w:t>RX-09: Medicines given during surgery.</w:t>
      </w:r>
    </w:p>
    <w:p w14:paraId="0210BEDC" w14:textId="6CFB29C7" w:rsidR="00825A43" w:rsidRDefault="00825A43" w:rsidP="00825A43">
      <w:pPr>
        <w:pStyle w:val="ListBullet"/>
        <w:tabs>
          <w:tab w:val="clear" w:pos="360"/>
          <w:tab w:val="num" w:pos="1080"/>
        </w:tabs>
        <w:ind w:left="1080"/>
      </w:pPr>
      <w:r>
        <w:t>CHART-17: All medical procedures done by non-vet staff must be supervised by a licensed vet.</w:t>
      </w:r>
    </w:p>
    <w:p w14:paraId="7A7E983F" w14:textId="7EE41602" w:rsidR="00825A43" w:rsidRDefault="00825A43" w:rsidP="00825A43">
      <w:pPr>
        <w:pStyle w:val="ListBullet"/>
        <w:tabs>
          <w:tab w:val="clear" w:pos="360"/>
          <w:tab w:val="num" w:pos="1080"/>
        </w:tabs>
        <w:ind w:left="1080"/>
      </w:pPr>
      <w:r>
        <w:t>CHART-08: All medical procedures done on the animal must be stored in the chart.</w:t>
      </w:r>
    </w:p>
    <w:p w14:paraId="0F2D3A39" w14:textId="55E3E362" w:rsidR="00825A43" w:rsidRDefault="00825A43" w:rsidP="00825A43">
      <w:pPr>
        <w:pStyle w:val="ListBullet"/>
        <w:tabs>
          <w:tab w:val="clear" w:pos="360"/>
          <w:tab w:val="num" w:pos="1080"/>
        </w:tabs>
        <w:ind w:left="1080"/>
      </w:pPr>
      <w:r>
        <w:t>TRX-13: Veterinary procedures.</w:t>
      </w:r>
    </w:p>
    <w:p w14:paraId="2296F92D" w14:textId="64B12223" w:rsidR="00825A43" w:rsidRDefault="00825A43" w:rsidP="00825A43">
      <w:pPr>
        <w:pStyle w:val="ListBullet"/>
        <w:numPr>
          <w:ilvl w:val="0"/>
          <w:numId w:val="0"/>
        </w:numPr>
      </w:pPr>
    </w:p>
    <w:p w14:paraId="7A778728" w14:textId="2DB93623" w:rsidR="00825A43" w:rsidRDefault="00825A43" w:rsidP="00825A43">
      <w:pPr>
        <w:pStyle w:val="Heading2"/>
      </w:pPr>
      <w:bookmarkStart w:id="75" w:name="_Toc519361982"/>
      <w:r>
        <w:t>Pharmacology, Pathology, Blood Bank</w:t>
      </w:r>
      <w:bookmarkEnd w:id="75"/>
    </w:p>
    <w:p w14:paraId="355EB5F5" w14:textId="70BFE032" w:rsidR="00825A43" w:rsidRDefault="00A963D6" w:rsidP="00A963D6">
      <w:pPr>
        <w:pStyle w:val="Heading3"/>
        <w:rPr>
          <w:rFonts w:asciiTheme="majorHAnsi" w:hAnsiTheme="majorHAnsi" w:cs="Cambria Math"/>
        </w:rPr>
      </w:pPr>
      <w:r w:rsidRPr="00A963D6">
        <w:t xml:space="preserve">RX-04 Add </w:t>
      </w:r>
      <w:r w:rsidRPr="00A963D6">
        <w:rPr>
          <w:rFonts w:ascii="Cambria Math" w:hAnsi="Cambria Math" w:cs="Cambria Math"/>
        </w:rPr>
        <w:t>℞</w:t>
      </w:r>
      <w:r>
        <w:rPr>
          <w:rFonts w:ascii="Cambria Math" w:hAnsi="Cambria Math" w:cs="Cambria Math"/>
        </w:rPr>
        <w:t xml:space="preserve"> </w:t>
      </w:r>
      <w:r>
        <w:rPr>
          <w:rFonts w:asciiTheme="majorHAnsi" w:hAnsiTheme="majorHAnsi" w:cs="Cambria Math"/>
        </w:rPr>
        <w:t>and Pathology Lab Orders to a View</w:t>
      </w:r>
    </w:p>
    <w:p w14:paraId="722E85D5" w14:textId="2CF14793" w:rsidR="002C1627" w:rsidRDefault="00A963D6" w:rsidP="00A963D6">
      <w:r>
        <w:t xml:space="preserve">Rather than having a messy view with different types of work showing, two views were created one for incoming </w:t>
      </w:r>
      <w:r w:rsidRPr="00A963D6">
        <w:rPr>
          <w:rFonts w:ascii="Cambria Math" w:hAnsi="Cambria Math" w:cs="Cambria Math"/>
        </w:rPr>
        <w:t>℞</w:t>
      </w:r>
      <w:r w:rsidRPr="00A963D6">
        <w:t xml:space="preserve"> orders and one for incoming pathology tests</w:t>
      </w:r>
      <w:r w:rsidR="00E76CB4">
        <w:t xml:space="preserve"> [figures 30 &amp; 31].  </w:t>
      </w:r>
    </w:p>
    <w:p w14:paraId="4F5B5AF1" w14:textId="77777777" w:rsidR="002C1627" w:rsidRDefault="002C1627" w:rsidP="002C1627">
      <w:pPr>
        <w:keepNext/>
        <w:jc w:val="center"/>
      </w:pPr>
      <w:r>
        <w:rPr>
          <w:noProof/>
        </w:rPr>
        <w:drawing>
          <wp:inline distT="0" distB="0" distL="0" distR="0" wp14:anchorId="03533BD3" wp14:editId="5B3A26EA">
            <wp:extent cx="4736038" cy="1486310"/>
            <wp:effectExtent l="0" t="0" r="7620" b="0"/>
            <wp:docPr id="34" name="Picture 34">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a:hlinkClick r:id="rId65"/>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61922" cy="1494433"/>
                    </a:xfrm>
                    <a:prstGeom prst="rect">
                      <a:avLst/>
                    </a:prstGeom>
                    <a:noFill/>
                    <a:ln>
                      <a:noFill/>
                    </a:ln>
                  </pic:spPr>
                </pic:pic>
              </a:graphicData>
            </a:graphic>
          </wp:inline>
        </w:drawing>
      </w:r>
    </w:p>
    <w:p w14:paraId="3F538DE5" w14:textId="3BBE02BA" w:rsidR="002C1627" w:rsidRDefault="002C1627" w:rsidP="002C1627">
      <w:pPr>
        <w:pStyle w:val="Caption"/>
        <w:jc w:val="center"/>
      </w:pPr>
      <w:r>
        <w:t xml:space="preserve">Figure </w:t>
      </w:r>
      <w:r w:rsidR="000F7C7E">
        <w:rPr>
          <w:noProof/>
        </w:rPr>
        <w:fldChar w:fldCharType="begin"/>
      </w:r>
      <w:r w:rsidR="000F7C7E">
        <w:rPr>
          <w:noProof/>
        </w:rPr>
        <w:instrText xml:space="preserve"> SEQ Figure \* ARABIC </w:instrText>
      </w:r>
      <w:r w:rsidR="000F7C7E">
        <w:rPr>
          <w:noProof/>
        </w:rPr>
        <w:fldChar w:fldCharType="separate"/>
      </w:r>
      <w:r w:rsidR="007E4B27">
        <w:rPr>
          <w:noProof/>
        </w:rPr>
        <w:t>30</w:t>
      </w:r>
      <w:r w:rsidR="000F7C7E">
        <w:rPr>
          <w:noProof/>
        </w:rPr>
        <w:fldChar w:fldCharType="end"/>
      </w:r>
    </w:p>
    <w:p w14:paraId="7BF33DB3" w14:textId="77777777" w:rsidR="002C1627" w:rsidRDefault="002C1627" w:rsidP="002C1627">
      <w:pPr>
        <w:keepNext/>
        <w:jc w:val="center"/>
      </w:pPr>
      <w:r>
        <w:rPr>
          <w:noProof/>
        </w:rPr>
        <w:lastRenderedPageBreak/>
        <w:drawing>
          <wp:inline distT="0" distB="0" distL="0" distR="0" wp14:anchorId="4AD25752" wp14:editId="60F3BC24">
            <wp:extent cx="3409912" cy="3514608"/>
            <wp:effectExtent l="0" t="0" r="635" b="0"/>
            <wp:docPr id="36" name="Picture 36">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a:hlinkClick r:id="rId67"/>
                    </pic:cNvPr>
                    <pic:cNvPicPr>
                      <a:picLocks noChangeAspect="1" noChangeArrowheads="1"/>
                    </pic:cNvPicPr>
                  </pic:nvPicPr>
                  <pic:blipFill>
                    <a:blip r:embed="rId68">
                      <a:extLst>
                        <a:ext uri="{28A0092B-C50C-407E-A947-70E740481C1C}">
                          <a14:useLocalDpi xmlns:a14="http://schemas.microsoft.com/office/drawing/2010/main" val="0"/>
                        </a:ext>
                      </a:extLst>
                    </a:blip>
                    <a:stretch>
                      <a:fillRect/>
                    </a:stretch>
                  </pic:blipFill>
                  <pic:spPr bwMode="auto">
                    <a:xfrm>
                      <a:off x="0" y="0"/>
                      <a:ext cx="3422837" cy="3527930"/>
                    </a:xfrm>
                    <a:prstGeom prst="rect">
                      <a:avLst/>
                    </a:prstGeom>
                    <a:noFill/>
                    <a:ln>
                      <a:noFill/>
                    </a:ln>
                  </pic:spPr>
                </pic:pic>
              </a:graphicData>
            </a:graphic>
          </wp:inline>
        </w:drawing>
      </w:r>
    </w:p>
    <w:p w14:paraId="4355EA2A" w14:textId="3513416D" w:rsidR="002C1627" w:rsidRPr="002C1627" w:rsidRDefault="002C1627" w:rsidP="002C1627">
      <w:pPr>
        <w:pStyle w:val="Caption"/>
        <w:jc w:val="center"/>
      </w:pPr>
      <w:r>
        <w:t xml:space="preserve">Figure </w:t>
      </w:r>
      <w:r w:rsidR="000F7C7E">
        <w:rPr>
          <w:noProof/>
        </w:rPr>
        <w:fldChar w:fldCharType="begin"/>
      </w:r>
      <w:r w:rsidR="000F7C7E">
        <w:rPr>
          <w:noProof/>
        </w:rPr>
        <w:instrText xml:space="preserve"> SEQ Figure \* ARABIC </w:instrText>
      </w:r>
      <w:r w:rsidR="000F7C7E">
        <w:rPr>
          <w:noProof/>
        </w:rPr>
        <w:fldChar w:fldCharType="separate"/>
      </w:r>
      <w:r w:rsidR="007E4B27">
        <w:rPr>
          <w:noProof/>
        </w:rPr>
        <w:t>31</w:t>
      </w:r>
      <w:r w:rsidR="000F7C7E">
        <w:rPr>
          <w:noProof/>
        </w:rPr>
        <w:fldChar w:fldCharType="end"/>
      </w:r>
    </w:p>
    <w:p w14:paraId="178D09D6" w14:textId="77777777" w:rsidR="002C1627" w:rsidRDefault="002C1627" w:rsidP="00A963D6"/>
    <w:p w14:paraId="20E7B9E6" w14:textId="1015BC9B" w:rsidR="00677565" w:rsidRDefault="00677565" w:rsidP="00A963D6">
      <w:r>
        <w:t>To make these views work the following needed to be buil</w:t>
      </w:r>
      <w:r w:rsidR="002C1627">
        <w:t xml:space="preserve">t </w:t>
      </w:r>
      <w:r>
        <w:t>first:</w:t>
      </w:r>
    </w:p>
    <w:p w14:paraId="28A9DD06" w14:textId="5A8C4198" w:rsidR="00677565" w:rsidRPr="00677565" w:rsidRDefault="00677565" w:rsidP="00677565">
      <w:pPr>
        <w:pStyle w:val="ListBullet"/>
        <w:tabs>
          <w:tab w:val="clear" w:pos="360"/>
          <w:tab w:val="num" w:pos="1080"/>
        </w:tabs>
        <w:ind w:left="1080"/>
        <w:rPr>
          <w:rFonts w:ascii="Cambria Math" w:hAnsi="Cambria Math"/>
        </w:rPr>
      </w:pPr>
      <w:r>
        <w:t>A procedure for a vet to place a prescription</w:t>
      </w:r>
      <w:r w:rsidR="002C1627">
        <w:t xml:space="preserve"> </w:t>
      </w:r>
      <w:r w:rsidR="003A3F93">
        <w:t>[PROC_PRESCRIPTION]</w:t>
      </w:r>
      <w:r>
        <w:t>.</w:t>
      </w:r>
    </w:p>
    <w:p w14:paraId="6C34C2BA" w14:textId="51C13843" w:rsidR="00677565" w:rsidRPr="00677565" w:rsidRDefault="00677565" w:rsidP="00677565">
      <w:pPr>
        <w:pStyle w:val="ListBullet"/>
        <w:tabs>
          <w:tab w:val="clear" w:pos="360"/>
          <w:tab w:val="num" w:pos="1080"/>
        </w:tabs>
        <w:ind w:left="1080"/>
        <w:rPr>
          <w:rFonts w:ascii="Cambria Math" w:hAnsi="Cambria Math"/>
        </w:rPr>
      </w:pPr>
      <w:r>
        <w:t>A procedure for a vet to place a pathology lab order</w:t>
      </w:r>
      <w:r w:rsidR="003A3F93">
        <w:t xml:space="preserve"> [PROC_PATHOL_ORDER]</w:t>
      </w:r>
      <w:r w:rsidR="00C84228">
        <w:t xml:space="preserve"> [figure 31]</w:t>
      </w:r>
      <w:r>
        <w:t>.</w:t>
      </w:r>
    </w:p>
    <w:p w14:paraId="31B60428" w14:textId="3D987C53" w:rsidR="00677565" w:rsidRDefault="00E76CB4" w:rsidP="00677565">
      <w:pPr>
        <w:pStyle w:val="ListBullet"/>
        <w:tabs>
          <w:tab w:val="clear" w:pos="360"/>
          <w:tab w:val="num" w:pos="1080"/>
        </w:tabs>
        <w:ind w:left="1080"/>
        <w:rPr>
          <w:rFonts w:ascii="Cambria Math" w:hAnsi="Cambria Math"/>
        </w:rPr>
      </w:pPr>
      <w:r>
        <w:t xml:space="preserve"> </w:t>
      </w:r>
      <w:r w:rsidR="00677565">
        <w:t>Functions that show verbose lab names, vet names, and chart names (humans don’t respond well to “Fill prescription for patient 10, from vet 15, using drug 98”)</w:t>
      </w:r>
      <w:r w:rsidR="003A3F93">
        <w:t xml:space="preserve"> [various]</w:t>
      </w:r>
      <w:r w:rsidR="00677565">
        <w:t>.</w:t>
      </w:r>
    </w:p>
    <w:p w14:paraId="49B0ADFB" w14:textId="5639EF1C" w:rsidR="003A3F93" w:rsidRDefault="003A3F93" w:rsidP="00677565">
      <w:pPr>
        <w:pStyle w:val="ListBullet"/>
        <w:tabs>
          <w:tab w:val="clear" w:pos="360"/>
          <w:tab w:val="num" w:pos="1080"/>
        </w:tabs>
        <w:ind w:left="1080"/>
      </w:pPr>
      <w:r>
        <w:t>A procedure to complete a pathology lab order [PROC_PATH_RESULTS]</w:t>
      </w:r>
      <w:r w:rsidR="00C84228">
        <w:t xml:space="preserve"> [figure 32]</w:t>
      </w:r>
      <w:r>
        <w:t>.</w:t>
      </w:r>
    </w:p>
    <w:p w14:paraId="3FD15015" w14:textId="5221F4CB" w:rsidR="00677565" w:rsidRDefault="003A3F93" w:rsidP="003A3F93">
      <w:pPr>
        <w:pStyle w:val="ListBullet"/>
        <w:tabs>
          <w:tab w:val="clear" w:pos="360"/>
          <w:tab w:val="num" w:pos="1440"/>
        </w:tabs>
        <w:ind w:left="1440"/>
      </w:pPr>
      <w:r>
        <w:t>Folded into this program unit is a</w:t>
      </w:r>
      <w:r w:rsidR="00677565" w:rsidRPr="00677565">
        <w:t xml:space="preserve"> way of informing veterinarians if </w:t>
      </w:r>
      <w:r w:rsidR="00677565">
        <w:t xml:space="preserve">pathology has detected a </w:t>
      </w:r>
      <w:r w:rsidR="00677565" w:rsidRPr="00677565">
        <w:t>critical illness (such as FIV, malignant tumors, avian-flu, etc.)</w:t>
      </w:r>
      <w:r w:rsidR="00677565">
        <w:t>.</w:t>
      </w:r>
    </w:p>
    <w:p w14:paraId="7BB8F2A6" w14:textId="61BCC64B" w:rsidR="00955399" w:rsidRDefault="002C1627" w:rsidP="003A3F93">
      <w:pPr>
        <w:pStyle w:val="ListBullet"/>
        <w:tabs>
          <w:tab w:val="clear" w:pos="360"/>
          <w:tab w:val="num" w:pos="1440"/>
        </w:tabs>
        <w:ind w:left="1440"/>
      </w:pPr>
      <w:r>
        <w:t>Also folded into this logic is a way of subtracting lab-kits from inventor</w:t>
      </w:r>
      <w:r w:rsidR="00C84228">
        <w:t xml:space="preserve"> [figure 33]</w:t>
      </w:r>
      <w:r>
        <w:t xml:space="preserve">. </w:t>
      </w:r>
    </w:p>
    <w:p w14:paraId="06E3B81B" w14:textId="6E71C928" w:rsidR="00677565" w:rsidRDefault="00677565" w:rsidP="00677565">
      <w:pPr>
        <w:pStyle w:val="ListBullet"/>
        <w:tabs>
          <w:tab w:val="clear" w:pos="360"/>
          <w:tab w:val="num" w:pos="1080"/>
        </w:tabs>
        <w:ind w:left="1080"/>
      </w:pPr>
      <w:r>
        <w:t>A</w:t>
      </w:r>
      <w:r w:rsidR="003A3F93">
        <w:t xml:space="preserve"> procedure to fill a prescription [PROC_RX_FILL] that:</w:t>
      </w:r>
    </w:p>
    <w:p w14:paraId="04D062C4" w14:textId="08B8B631" w:rsidR="003A3F93" w:rsidRDefault="003A3F93" w:rsidP="003A3F93">
      <w:pPr>
        <w:pStyle w:val="ListBullet"/>
        <w:tabs>
          <w:tab w:val="clear" w:pos="360"/>
          <w:tab w:val="num" w:pos="1440"/>
        </w:tabs>
        <w:ind w:left="1440"/>
      </w:pPr>
      <w:r>
        <w:t>Does the appropriate insertions/updates on the appropriate tables (RX_HISTORY, RX_REFILLS, etc.).</w:t>
      </w:r>
    </w:p>
    <w:p w14:paraId="31322070" w14:textId="482FFDEA" w:rsidR="003A3F93" w:rsidRDefault="003A3F93" w:rsidP="003A3F93">
      <w:pPr>
        <w:pStyle w:val="ListBullet"/>
        <w:tabs>
          <w:tab w:val="clear" w:pos="360"/>
          <w:tab w:val="num" w:pos="1440"/>
        </w:tabs>
        <w:ind w:left="1440"/>
      </w:pPr>
      <w:r>
        <w:t xml:space="preserve">Subtracts the drug units from inventory, and prevents a </w:t>
      </w:r>
      <w:r w:rsidRPr="003A3F93">
        <w:rPr>
          <w:rFonts w:hint="eastAsia"/>
        </w:rPr>
        <w:t>℞</w:t>
      </w:r>
      <w:r w:rsidRPr="003A3F93">
        <w:rPr>
          <w:rFonts w:hint="eastAsia"/>
        </w:rPr>
        <w:t xml:space="preserve"> </w:t>
      </w:r>
      <w:r w:rsidRPr="003A3F93">
        <w:t>from being filled if there is not enough in stock.</w:t>
      </w:r>
      <w:r>
        <w:t xml:space="preserve">  </w:t>
      </w:r>
      <w:proofErr w:type="gramStart"/>
      <w:r>
        <w:t>Accomplished  by</w:t>
      </w:r>
      <w:proofErr w:type="gramEnd"/>
      <w:r>
        <w:t xml:space="preserve"> using a sub-unit procedure [PROC_DRG_STOCK].</w:t>
      </w:r>
    </w:p>
    <w:p w14:paraId="69CFB6B7" w14:textId="157DE702" w:rsidR="003A3F93" w:rsidRDefault="003A3F93" w:rsidP="003A3F93">
      <w:pPr>
        <w:pStyle w:val="ListBullet"/>
        <w:tabs>
          <w:tab w:val="clear" w:pos="360"/>
          <w:tab w:val="num" w:pos="1440"/>
        </w:tabs>
        <w:ind w:left="1440"/>
      </w:pPr>
      <w:r>
        <w:t xml:space="preserve">Sends out exceptions, notes the account, and prevents transaction completion, if the RX_ORDER table constraint CHK_DISPENSE is violated (you cannot fill a </w:t>
      </w:r>
      <w:r w:rsidRPr="003A3F93">
        <w:rPr>
          <w:rFonts w:hint="eastAsia"/>
        </w:rPr>
        <w:t>℞</w:t>
      </w:r>
      <w:r w:rsidRPr="003A3F93">
        <w:rPr>
          <w:rFonts w:hint="eastAsia"/>
        </w:rPr>
        <w:t xml:space="preserve"> </w:t>
      </w:r>
      <w:r w:rsidRPr="003A3F93">
        <w:t>for more medicine than what is prescribed)</w:t>
      </w:r>
      <w:r>
        <w:t>.</w:t>
      </w:r>
    </w:p>
    <w:p w14:paraId="6E95C142" w14:textId="0B1AE9CE" w:rsidR="003A3F93" w:rsidRDefault="003A3F93" w:rsidP="003A3F93">
      <w:pPr>
        <w:pStyle w:val="ListBullet"/>
        <w:tabs>
          <w:tab w:val="clear" w:pos="360"/>
          <w:tab w:val="num" w:pos="1440"/>
        </w:tabs>
        <w:ind w:left="1440"/>
      </w:pPr>
      <w:r>
        <w:t xml:space="preserve">Sends out exceptions, notes the account, and prevents transaction completion, if the RX_ORDER table constraint CHK_CONTR is violated (no controlled substance </w:t>
      </w:r>
      <w:r w:rsidRPr="003A3F93">
        <w:rPr>
          <w:rFonts w:hint="eastAsia"/>
        </w:rPr>
        <w:t>℞</w:t>
      </w:r>
      <w:r>
        <w:t xml:space="preserve"> can be filled for more than 14 days at a time).</w:t>
      </w:r>
    </w:p>
    <w:p w14:paraId="2583D5A3" w14:textId="185FA544" w:rsidR="00C84228" w:rsidRDefault="00C84228" w:rsidP="00C84228">
      <w:pPr>
        <w:pStyle w:val="ListBullet"/>
        <w:tabs>
          <w:tab w:val="clear" w:pos="360"/>
          <w:tab w:val="num" w:pos="1440"/>
        </w:tabs>
        <w:ind w:left="1440"/>
      </w:pPr>
      <w:r>
        <w:t>Sends out exceptions, notes the account, and prevents transaction completion if a vet accidentally submits the same prescription (drug, drug dose, times per day) twice in one day [figure 34]</w:t>
      </w:r>
    </w:p>
    <w:p w14:paraId="50360D86" w14:textId="77777777" w:rsidR="00D04865" w:rsidRDefault="00D04865" w:rsidP="00D04865">
      <w:pPr>
        <w:pStyle w:val="ListBullet"/>
        <w:numPr>
          <w:ilvl w:val="0"/>
          <w:numId w:val="0"/>
        </w:numPr>
        <w:ind w:left="360" w:hanging="360"/>
      </w:pPr>
    </w:p>
    <w:p w14:paraId="62A590E7" w14:textId="4A169202" w:rsidR="003A3F93" w:rsidRDefault="00D04865" w:rsidP="00D04865">
      <w:pPr>
        <w:pStyle w:val="ListBullet"/>
        <w:numPr>
          <w:ilvl w:val="0"/>
          <w:numId w:val="0"/>
        </w:numPr>
        <w:ind w:left="360" w:hanging="360"/>
      </w:pPr>
      <w:r>
        <w:t xml:space="preserve">Once this logic was built then the views </w:t>
      </w:r>
      <w:r w:rsidR="00C84228">
        <w:t xml:space="preserve">shown previously in figures 30 &amp; 31 </w:t>
      </w:r>
      <w:r>
        <w:t>could be created and tested.</w:t>
      </w:r>
    </w:p>
    <w:p w14:paraId="56E51BAA" w14:textId="77777777" w:rsidR="00C84228" w:rsidRDefault="00C84228" w:rsidP="00C84228">
      <w:pPr>
        <w:pStyle w:val="ListBullet"/>
        <w:keepNext/>
        <w:numPr>
          <w:ilvl w:val="0"/>
          <w:numId w:val="0"/>
        </w:numPr>
        <w:ind w:left="360" w:hanging="360"/>
      </w:pPr>
      <w:r>
        <w:rPr>
          <w:noProof/>
        </w:rPr>
        <w:lastRenderedPageBreak/>
        <w:drawing>
          <wp:inline distT="0" distB="0" distL="0" distR="0" wp14:anchorId="0C28BA88" wp14:editId="0185A8D1">
            <wp:extent cx="6844665" cy="2859405"/>
            <wp:effectExtent l="0" t="0" r="0" b="0"/>
            <wp:docPr id="38" name="Picture 38">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a:hlinkClick r:id="rId69"/>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844665" cy="2859405"/>
                    </a:xfrm>
                    <a:prstGeom prst="rect">
                      <a:avLst/>
                    </a:prstGeom>
                    <a:noFill/>
                    <a:ln>
                      <a:noFill/>
                    </a:ln>
                  </pic:spPr>
                </pic:pic>
              </a:graphicData>
            </a:graphic>
          </wp:inline>
        </w:drawing>
      </w:r>
    </w:p>
    <w:p w14:paraId="72375FA9" w14:textId="59438853" w:rsidR="00D04865" w:rsidRDefault="00C84228" w:rsidP="00C84228">
      <w:pPr>
        <w:pStyle w:val="Caption"/>
        <w:jc w:val="center"/>
      </w:pPr>
      <w:r>
        <w:t xml:space="preserve">Figure </w:t>
      </w:r>
      <w:r w:rsidR="000F7C7E">
        <w:rPr>
          <w:noProof/>
        </w:rPr>
        <w:fldChar w:fldCharType="begin"/>
      </w:r>
      <w:r w:rsidR="000F7C7E">
        <w:rPr>
          <w:noProof/>
        </w:rPr>
        <w:instrText xml:space="preserve"> SEQ Figure \* ARABIC </w:instrText>
      </w:r>
      <w:r w:rsidR="000F7C7E">
        <w:rPr>
          <w:noProof/>
        </w:rPr>
        <w:fldChar w:fldCharType="separate"/>
      </w:r>
      <w:r w:rsidR="007E4B27">
        <w:rPr>
          <w:noProof/>
        </w:rPr>
        <w:t>32</w:t>
      </w:r>
      <w:r w:rsidR="000F7C7E">
        <w:rPr>
          <w:noProof/>
        </w:rPr>
        <w:fldChar w:fldCharType="end"/>
      </w:r>
    </w:p>
    <w:p w14:paraId="51B12579" w14:textId="77777777" w:rsidR="00C84228" w:rsidRDefault="00C84228" w:rsidP="00C84228">
      <w:pPr>
        <w:keepNext/>
        <w:jc w:val="center"/>
      </w:pPr>
      <w:r>
        <w:rPr>
          <w:noProof/>
        </w:rPr>
        <w:drawing>
          <wp:inline distT="0" distB="0" distL="0" distR="0" wp14:anchorId="5D721288" wp14:editId="7FAA1770">
            <wp:extent cx="3043526" cy="3235154"/>
            <wp:effectExtent l="0" t="0" r="508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046699" cy="3238526"/>
                    </a:xfrm>
                    <a:prstGeom prst="rect">
                      <a:avLst/>
                    </a:prstGeom>
                    <a:noFill/>
                    <a:ln>
                      <a:noFill/>
                    </a:ln>
                  </pic:spPr>
                </pic:pic>
              </a:graphicData>
            </a:graphic>
          </wp:inline>
        </w:drawing>
      </w:r>
    </w:p>
    <w:p w14:paraId="0BB99A41" w14:textId="5359D8AD" w:rsidR="00C84228" w:rsidRDefault="00C84228" w:rsidP="00C84228">
      <w:pPr>
        <w:pStyle w:val="Caption"/>
        <w:jc w:val="center"/>
      </w:pPr>
      <w:r>
        <w:t xml:space="preserve">Figure </w:t>
      </w:r>
      <w:r w:rsidR="000F7C7E">
        <w:rPr>
          <w:noProof/>
        </w:rPr>
        <w:fldChar w:fldCharType="begin"/>
      </w:r>
      <w:r w:rsidR="000F7C7E">
        <w:rPr>
          <w:noProof/>
        </w:rPr>
        <w:instrText xml:space="preserve"> SEQ Figure \* ARABIC </w:instrText>
      </w:r>
      <w:r w:rsidR="000F7C7E">
        <w:rPr>
          <w:noProof/>
        </w:rPr>
        <w:fldChar w:fldCharType="separate"/>
      </w:r>
      <w:r w:rsidR="007E4B27">
        <w:rPr>
          <w:noProof/>
        </w:rPr>
        <w:t>33</w:t>
      </w:r>
      <w:r w:rsidR="000F7C7E">
        <w:rPr>
          <w:noProof/>
        </w:rPr>
        <w:fldChar w:fldCharType="end"/>
      </w:r>
    </w:p>
    <w:p w14:paraId="7FA0957C" w14:textId="77777777" w:rsidR="004D49A0" w:rsidRDefault="00C84228" w:rsidP="004D49A0">
      <w:pPr>
        <w:keepNext/>
        <w:jc w:val="center"/>
      </w:pPr>
      <w:r>
        <w:rPr>
          <w:noProof/>
        </w:rPr>
        <w:lastRenderedPageBreak/>
        <w:drawing>
          <wp:inline distT="0" distB="0" distL="0" distR="0" wp14:anchorId="60F5513C" wp14:editId="3B5228C3">
            <wp:extent cx="3432540" cy="3541874"/>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441220" cy="3550831"/>
                    </a:xfrm>
                    <a:prstGeom prst="rect">
                      <a:avLst/>
                    </a:prstGeom>
                    <a:noFill/>
                    <a:ln>
                      <a:noFill/>
                    </a:ln>
                  </pic:spPr>
                </pic:pic>
              </a:graphicData>
            </a:graphic>
          </wp:inline>
        </w:drawing>
      </w:r>
    </w:p>
    <w:p w14:paraId="1266C186" w14:textId="0155BECB" w:rsidR="00C84228" w:rsidRDefault="004D49A0" w:rsidP="004D49A0">
      <w:pPr>
        <w:pStyle w:val="Caption"/>
        <w:jc w:val="center"/>
      </w:pPr>
      <w:r>
        <w:t xml:space="preserve">Figure </w:t>
      </w:r>
      <w:r w:rsidR="000F7C7E">
        <w:rPr>
          <w:noProof/>
        </w:rPr>
        <w:fldChar w:fldCharType="begin"/>
      </w:r>
      <w:r w:rsidR="000F7C7E">
        <w:rPr>
          <w:noProof/>
        </w:rPr>
        <w:instrText xml:space="preserve"> SEQ Figure \* ARABIC </w:instrText>
      </w:r>
      <w:r w:rsidR="000F7C7E">
        <w:rPr>
          <w:noProof/>
        </w:rPr>
        <w:fldChar w:fldCharType="separate"/>
      </w:r>
      <w:r w:rsidR="007E4B27">
        <w:rPr>
          <w:noProof/>
        </w:rPr>
        <w:t>34</w:t>
      </w:r>
      <w:r w:rsidR="000F7C7E">
        <w:rPr>
          <w:noProof/>
        </w:rPr>
        <w:fldChar w:fldCharType="end"/>
      </w:r>
    </w:p>
    <w:p w14:paraId="327F1C5F" w14:textId="367FDE25" w:rsidR="004D49A0" w:rsidRDefault="004D49A0" w:rsidP="004D49A0">
      <w:r>
        <w:t>The logic from all these program units and data structures that satisfies B.R. RX-04 also fulfils the following:</w:t>
      </w:r>
    </w:p>
    <w:p w14:paraId="4F4FB2C0" w14:textId="78042FD3" w:rsidR="004D49A0" w:rsidRDefault="004D49A0" w:rsidP="004D49A0">
      <w:pPr>
        <w:pStyle w:val="ListBullet"/>
        <w:tabs>
          <w:tab w:val="clear" w:pos="360"/>
          <w:tab w:val="num" w:pos="1080"/>
        </w:tabs>
        <w:ind w:left="1080"/>
      </w:pPr>
      <w:r>
        <w:t>TRX-02 &amp; RX-05: Subtract used lab kits from inventory.</w:t>
      </w:r>
    </w:p>
    <w:p w14:paraId="3A5BA5FD" w14:textId="26F8F195" w:rsidR="004D49A0" w:rsidRDefault="004D49A0" w:rsidP="004D49A0">
      <w:pPr>
        <w:pStyle w:val="ListBullet"/>
        <w:tabs>
          <w:tab w:val="clear" w:pos="360"/>
          <w:tab w:val="num" w:pos="1080"/>
        </w:tabs>
        <w:ind w:left="1080"/>
      </w:pPr>
      <w:r>
        <w:t>TRX-04: Update chart with pathology results.</w:t>
      </w:r>
    </w:p>
    <w:p w14:paraId="3758A7B6" w14:textId="020C5150" w:rsidR="004D49A0" w:rsidRDefault="004D49A0" w:rsidP="004D49A0">
      <w:pPr>
        <w:pStyle w:val="ListBullet"/>
        <w:tabs>
          <w:tab w:val="clear" w:pos="360"/>
          <w:tab w:val="num" w:pos="1080"/>
        </w:tabs>
        <w:ind w:left="1080"/>
      </w:pPr>
      <w:r>
        <w:t>TRX-05</w:t>
      </w:r>
      <w:r w:rsidR="00AA5FAA">
        <w:t xml:space="preserve"> &amp; CHART-11</w:t>
      </w:r>
      <w:r>
        <w:t>: Critical illness flag</w:t>
      </w:r>
    </w:p>
    <w:p w14:paraId="7929DE3B" w14:textId="3E155CEE" w:rsidR="004D49A0" w:rsidRDefault="004D49A0" w:rsidP="004D49A0">
      <w:pPr>
        <w:pStyle w:val="ListBullet"/>
        <w:tabs>
          <w:tab w:val="clear" w:pos="360"/>
          <w:tab w:val="num" w:pos="1080"/>
        </w:tabs>
        <w:ind w:left="1080"/>
      </w:pPr>
      <w:r>
        <w:t xml:space="preserve">TRX-10 &amp; RX-03: </w:t>
      </w:r>
      <w:r w:rsidRPr="004D49A0">
        <w:rPr>
          <w:rFonts w:hint="eastAsia"/>
        </w:rPr>
        <w:t>℞</w:t>
      </w:r>
      <w:r w:rsidRPr="004D49A0">
        <w:rPr>
          <w:rFonts w:hint="eastAsia"/>
        </w:rPr>
        <w:t xml:space="preserve"> </w:t>
      </w:r>
      <w:r w:rsidRPr="004D49A0">
        <w:t>filled, inventory reduced, patient chart updated</w:t>
      </w:r>
    </w:p>
    <w:p w14:paraId="7BAF47CC" w14:textId="214E9D15" w:rsidR="004D49A0" w:rsidRDefault="004D49A0" w:rsidP="004D49A0">
      <w:pPr>
        <w:pStyle w:val="ListBullet"/>
        <w:tabs>
          <w:tab w:val="clear" w:pos="360"/>
          <w:tab w:val="num" w:pos="1080"/>
        </w:tabs>
        <w:ind w:left="1080"/>
      </w:pPr>
      <w:r>
        <w:t>RX-01: Controlled substances limitations (no more than 14 days at a time).</w:t>
      </w:r>
    </w:p>
    <w:p w14:paraId="4E1DF566" w14:textId="734311F1" w:rsidR="004D49A0" w:rsidRDefault="004D49A0" w:rsidP="004D49A0">
      <w:pPr>
        <w:pStyle w:val="ListBullet"/>
        <w:tabs>
          <w:tab w:val="clear" w:pos="360"/>
          <w:tab w:val="num" w:pos="1080"/>
        </w:tabs>
        <w:ind w:left="1080"/>
      </w:pPr>
      <w:r>
        <w:t>RX-03: Reduce medicine inventory upon successful filling of prescription.</w:t>
      </w:r>
    </w:p>
    <w:p w14:paraId="6F144C53" w14:textId="3EC762E5" w:rsidR="004D49A0" w:rsidRDefault="004D49A0" w:rsidP="004D49A0">
      <w:pPr>
        <w:pStyle w:val="Heading2"/>
      </w:pPr>
      <w:bookmarkStart w:id="76" w:name="_Toc519361983"/>
      <w:r>
        <w:t>RX-10 a separate id for each individual prescription external to the chart</w:t>
      </w:r>
      <w:bookmarkEnd w:id="76"/>
    </w:p>
    <w:p w14:paraId="641B00B4" w14:textId="1F7DA120" w:rsidR="000A64B7" w:rsidRDefault="004D49A0" w:rsidP="004D49A0">
      <w:r>
        <w:t xml:space="preserve">This is a government regulation </w:t>
      </w:r>
      <w:r w:rsidR="000A64B7">
        <w:t xml:space="preserve">explained to the author as: </w:t>
      </w:r>
      <w:r>
        <w:t xml:space="preserve">each prescription must have effectively two primary keys; one key relates to the patient’s chart and is used internally, one is generated wholly separately if all pharmacology tables need to be placed in a different database or data structure due to future regulation.   </w:t>
      </w:r>
      <w:r w:rsidR="000A64B7">
        <w:t>This was accomplished by adding a separate attribute using Oracle’s Identity Column Function.</w:t>
      </w:r>
      <w:r w:rsidR="00EB4642">
        <w:t xml:space="preserve">  Note the difference in figure 35 between the REGULATORYIDENTITYNUMBER and RXID.</w:t>
      </w:r>
    </w:p>
    <w:p w14:paraId="08544E4C" w14:textId="77777777" w:rsidR="00EB4642" w:rsidRDefault="00EB4642" w:rsidP="00EB4642">
      <w:pPr>
        <w:keepNext/>
        <w:jc w:val="center"/>
      </w:pPr>
      <w:r>
        <w:rPr>
          <w:noProof/>
        </w:rPr>
        <w:lastRenderedPageBreak/>
        <w:drawing>
          <wp:inline distT="0" distB="0" distL="0" distR="0" wp14:anchorId="630F2D0C" wp14:editId="59F296A2">
            <wp:extent cx="5554476" cy="3286146"/>
            <wp:effectExtent l="0" t="0" r="8255" b="0"/>
            <wp:docPr id="30" name="Picture 30">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a:hlinkClick r:id="rId73"/>
                    </pic:cNvPr>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567012" cy="3293563"/>
                    </a:xfrm>
                    <a:prstGeom prst="rect">
                      <a:avLst/>
                    </a:prstGeom>
                    <a:noFill/>
                    <a:ln>
                      <a:noFill/>
                    </a:ln>
                  </pic:spPr>
                </pic:pic>
              </a:graphicData>
            </a:graphic>
          </wp:inline>
        </w:drawing>
      </w:r>
    </w:p>
    <w:p w14:paraId="762D2042" w14:textId="23AE375E" w:rsidR="004D49A0" w:rsidRDefault="00EB4642" w:rsidP="00EB4642">
      <w:pPr>
        <w:pStyle w:val="Caption"/>
        <w:jc w:val="center"/>
      </w:pPr>
      <w:r>
        <w:t xml:space="preserve">Figure </w:t>
      </w:r>
      <w:r w:rsidR="000F7C7E">
        <w:rPr>
          <w:noProof/>
        </w:rPr>
        <w:fldChar w:fldCharType="begin"/>
      </w:r>
      <w:r w:rsidR="000F7C7E">
        <w:rPr>
          <w:noProof/>
        </w:rPr>
        <w:instrText xml:space="preserve"> SEQ Figure \* ARABIC </w:instrText>
      </w:r>
      <w:r w:rsidR="000F7C7E">
        <w:rPr>
          <w:noProof/>
        </w:rPr>
        <w:fldChar w:fldCharType="separate"/>
      </w:r>
      <w:r w:rsidR="007E4B27">
        <w:rPr>
          <w:noProof/>
        </w:rPr>
        <w:t>35</w:t>
      </w:r>
      <w:r w:rsidR="000F7C7E">
        <w:rPr>
          <w:noProof/>
        </w:rPr>
        <w:fldChar w:fldCharType="end"/>
      </w:r>
    </w:p>
    <w:p w14:paraId="410040D5" w14:textId="41C40D63" w:rsidR="004D49A0" w:rsidRDefault="004D49A0" w:rsidP="004D49A0"/>
    <w:p w14:paraId="194258EC" w14:textId="215A13ED" w:rsidR="004D49A0" w:rsidRDefault="004D49A0" w:rsidP="004D49A0"/>
    <w:p w14:paraId="17BB3BCC" w14:textId="3E6EE47D" w:rsidR="004D49A0" w:rsidRDefault="005F2060" w:rsidP="004D49A0">
      <w:pPr>
        <w:pStyle w:val="Heading2"/>
      </w:pPr>
      <w:bookmarkStart w:id="77" w:name="_Toc519361984"/>
      <w:r>
        <w:t>RX-02 Stock reorder flag</w:t>
      </w:r>
      <w:bookmarkEnd w:id="77"/>
    </w:p>
    <w:p w14:paraId="0C20030D" w14:textId="37CBD20B" w:rsidR="00980C28" w:rsidRDefault="005F2060" w:rsidP="005F2060">
      <w:r>
        <w:t xml:space="preserve">This business rule was set to flag all drugs </w:t>
      </w:r>
      <w:del w:id="78" w:author="Hicks, James K." w:date="2018-07-15T11:58:00Z">
        <w:r w:rsidDel="00BA2FDC">
          <w:delText>that get below</w:delText>
        </w:r>
      </w:del>
      <w:ins w:id="79" w:author="Hicks, James K." w:date="2018-07-15T11:58:00Z">
        <w:r w:rsidR="00BA2FDC">
          <w:t xml:space="preserve">when the stock </w:t>
        </w:r>
        <w:proofErr w:type="gramStart"/>
        <w:r w:rsidR="00BA2FDC">
          <w:t>falls</w:t>
        </w:r>
        <w:proofErr w:type="gramEnd"/>
        <w:r w:rsidR="00BA2FDC">
          <w:t xml:space="preserve"> </w:t>
        </w:r>
        <w:proofErr w:type="spellStart"/>
        <w:r w:rsidR="00BA2FDC">
          <w:t>beflow</w:t>
        </w:r>
      </w:ins>
      <w:proofErr w:type="spellEnd"/>
      <w:r>
        <w:t xml:space="preserve"> 10 units.  I did some additional requirements clarification with the vets and the chemists and they decided that they would like to be able to set a reorder level based on the needs of the clinic per drug.  This was accomplished</w:t>
      </w:r>
      <w:r w:rsidR="009318BE">
        <w:t xml:space="preserve"> by building </w:t>
      </w:r>
      <w:r w:rsidR="00C878D3">
        <w:t xml:space="preserve">an attribute for a Boolean field, and an integer field that would act as a floor; once the floor is reached a trigger will fire changing the flag thus alerting the staff it’s time to re-order.  Oracle </w:t>
      </w:r>
      <w:r w:rsidR="00980C28">
        <w:t xml:space="preserve">does not </w:t>
      </w:r>
      <w:r w:rsidR="00C878D3">
        <w:t>have a proper Boolean</w:t>
      </w:r>
      <w:r w:rsidR="00C878D3">
        <w:rPr>
          <w:rStyle w:val="FootnoteReference"/>
        </w:rPr>
        <w:footnoteReference w:id="6"/>
      </w:r>
      <w:r w:rsidR="00C878D3">
        <w:t xml:space="preserve"> attribute data type, </w:t>
      </w:r>
      <w:r w:rsidR="00980C28">
        <w:t xml:space="preserve">to ameliorate this problem </w:t>
      </w:r>
      <w:r w:rsidR="00C878D3">
        <w:t xml:space="preserve">I created a pseud-Boolean column using Character (Char) datatype with a length of one. </w:t>
      </w:r>
      <w:commentRangeStart w:id="80"/>
      <w:r w:rsidR="00C878D3">
        <w:t xml:space="preserve"> Some further information on my pseudo-Boolean columns.</w:t>
      </w:r>
      <w:commentRangeEnd w:id="80"/>
      <w:r w:rsidR="00BA2FDC">
        <w:rPr>
          <w:rStyle w:val="CommentReference"/>
        </w:rPr>
        <w:commentReference w:id="80"/>
      </w:r>
      <w:r w:rsidR="00C878D3">
        <w:t xml:space="preserve">  Rather than putting the onus on the application programming team to determine which specific characters would count as True or False</w:t>
      </w:r>
      <w:ins w:id="81" w:author="Hicks, James K." w:date="2018-07-15T11:59:00Z">
        <w:r w:rsidR="00BA2FDC">
          <w:t>,</w:t>
        </w:r>
      </w:ins>
      <w:r w:rsidR="00C878D3">
        <w:t xml:space="preserve"> I programmed in the most likely options into the check columns of {‘1’, ‘y’, ‘Y’} for true, and {‘0’, ‘n’, ‘N’} for false</w:t>
      </w:r>
      <w:r w:rsidR="00980C28">
        <w:t xml:space="preserve"> [figure 35].  Additional values can be added to the check constraints and the program units that call those columns should application-development request it. </w:t>
      </w:r>
    </w:p>
    <w:p w14:paraId="598CD157" w14:textId="77777777" w:rsidR="007F3841" w:rsidRDefault="007F3841" w:rsidP="007F3841">
      <w:pPr>
        <w:keepNext/>
        <w:jc w:val="center"/>
      </w:pPr>
      <w:r>
        <w:rPr>
          <w:noProof/>
        </w:rPr>
        <w:lastRenderedPageBreak/>
        <w:drawing>
          <wp:inline distT="0" distB="0" distL="0" distR="0" wp14:anchorId="391AF507" wp14:editId="4A899DDE">
            <wp:extent cx="4600684" cy="2818234"/>
            <wp:effectExtent l="0" t="0" r="0" b="1270"/>
            <wp:docPr id="33" name="Picture 33">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a:hlinkClick r:id="rId75"/>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609976" cy="2823926"/>
                    </a:xfrm>
                    <a:prstGeom prst="rect">
                      <a:avLst/>
                    </a:prstGeom>
                    <a:noFill/>
                    <a:ln>
                      <a:noFill/>
                    </a:ln>
                  </pic:spPr>
                </pic:pic>
              </a:graphicData>
            </a:graphic>
          </wp:inline>
        </w:drawing>
      </w:r>
    </w:p>
    <w:p w14:paraId="19CEA2A5" w14:textId="5D182E56" w:rsidR="00980C28" w:rsidRDefault="007F3841" w:rsidP="007F3841">
      <w:pPr>
        <w:pStyle w:val="Caption"/>
        <w:jc w:val="center"/>
      </w:pPr>
      <w:r>
        <w:t xml:space="preserve">Figure </w:t>
      </w:r>
      <w:r w:rsidR="000F7C7E">
        <w:rPr>
          <w:noProof/>
        </w:rPr>
        <w:fldChar w:fldCharType="begin"/>
      </w:r>
      <w:r w:rsidR="000F7C7E">
        <w:rPr>
          <w:noProof/>
        </w:rPr>
        <w:instrText xml:space="preserve"> SEQ Figure \* ARABIC </w:instrText>
      </w:r>
      <w:r w:rsidR="000F7C7E">
        <w:rPr>
          <w:noProof/>
        </w:rPr>
        <w:fldChar w:fldCharType="separate"/>
      </w:r>
      <w:r w:rsidR="007E4B27">
        <w:rPr>
          <w:noProof/>
        </w:rPr>
        <w:t>36</w:t>
      </w:r>
      <w:r w:rsidR="000F7C7E">
        <w:rPr>
          <w:noProof/>
        </w:rPr>
        <w:fldChar w:fldCharType="end"/>
      </w:r>
    </w:p>
    <w:p w14:paraId="0DDC11E9" w14:textId="27AA907F" w:rsidR="00D24C7F" w:rsidRDefault="007F3841" w:rsidP="007F3841">
      <w:r>
        <w:t xml:space="preserve">Oracle also does not allow a trigger to read a table then alter that same table based on the new </w:t>
      </w:r>
      <w:r w:rsidR="0013456B">
        <w:t>value and</w:t>
      </w:r>
      <w:r>
        <w:t xml:space="preserve"> trying to get around this can create </w:t>
      </w:r>
      <w:r w:rsidR="009D50D0">
        <w:t>a phenomenon</w:t>
      </w:r>
      <w:r>
        <w:t xml:space="preserve"> referred to as a mutating table </w:t>
      </w:r>
      <w:r w:rsidRPr="007F3841">
        <w:rPr>
          <w:rFonts w:ascii="Corbel" w:hAnsi="Corbel"/>
        </w:rPr>
        <w:t>(Casteel, 2013)</w:t>
      </w:r>
      <w:r>
        <w:rPr>
          <w:rFonts w:ascii="Corbel" w:hAnsi="Corbel"/>
        </w:rPr>
        <w:t xml:space="preserve">. To solve this problem, procedure program units were used. </w:t>
      </w:r>
      <w:r>
        <w:t xml:space="preserve">Once a prescription is filled that will bring the on-hand quantity equal to or less than the ORDER_LEVEL attribute’s value, the procedure changes the flag.  First a procedure PROC_DRG_STOCK was created to update the PHARMACOLOGY_STOCK table based on the units filled for a prescription, and then change the flag column based on </w:t>
      </w:r>
      <w:r w:rsidR="0013456B">
        <w:t>order level requirements. Then, that procedure was folded into both prescription filling/approval procedures PROC_RX_FILL and PROC_BUL_RX_PROC_APPROVAL</w:t>
      </w:r>
      <w:r w:rsidR="00573CEF">
        <w:t>. This allows for the stock table to be updated properly for both traditional prescription fills, and drugs dispensed during a clinical event [figure 37].</w:t>
      </w:r>
    </w:p>
    <w:p w14:paraId="45D40E8E" w14:textId="77777777" w:rsidR="00573CEF" w:rsidRDefault="00573CEF" w:rsidP="00573CEF">
      <w:pPr>
        <w:keepNext/>
      </w:pPr>
      <w:r>
        <w:rPr>
          <w:noProof/>
        </w:rPr>
        <w:lastRenderedPageBreak/>
        <w:drawing>
          <wp:inline distT="0" distB="0" distL="0" distR="0" wp14:anchorId="29EA0553" wp14:editId="1C7A1F66">
            <wp:extent cx="6858000" cy="4067175"/>
            <wp:effectExtent l="0" t="0" r="0" b="9525"/>
            <wp:docPr id="35" name="Picture 35">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a:hlinkClick r:id="rId77"/>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6858000" cy="4067175"/>
                    </a:xfrm>
                    <a:prstGeom prst="rect">
                      <a:avLst/>
                    </a:prstGeom>
                    <a:noFill/>
                    <a:ln>
                      <a:noFill/>
                    </a:ln>
                  </pic:spPr>
                </pic:pic>
              </a:graphicData>
            </a:graphic>
          </wp:inline>
        </w:drawing>
      </w:r>
    </w:p>
    <w:p w14:paraId="55760F5C" w14:textId="095445ED" w:rsidR="00573CEF" w:rsidRDefault="00573CEF" w:rsidP="00573CEF">
      <w:pPr>
        <w:pStyle w:val="Caption"/>
        <w:jc w:val="center"/>
      </w:pPr>
      <w:r>
        <w:t xml:space="preserve">Figure </w:t>
      </w:r>
      <w:r w:rsidR="000F7C7E">
        <w:rPr>
          <w:noProof/>
        </w:rPr>
        <w:fldChar w:fldCharType="begin"/>
      </w:r>
      <w:r w:rsidR="000F7C7E">
        <w:rPr>
          <w:noProof/>
        </w:rPr>
        <w:instrText xml:space="preserve"> SEQ Figure \* ARABIC </w:instrText>
      </w:r>
      <w:r w:rsidR="000F7C7E">
        <w:rPr>
          <w:noProof/>
        </w:rPr>
        <w:fldChar w:fldCharType="separate"/>
      </w:r>
      <w:r w:rsidR="007E4B27">
        <w:rPr>
          <w:noProof/>
        </w:rPr>
        <w:t>37</w:t>
      </w:r>
      <w:r w:rsidR="000F7C7E">
        <w:rPr>
          <w:noProof/>
        </w:rPr>
        <w:fldChar w:fldCharType="end"/>
      </w:r>
    </w:p>
    <w:p w14:paraId="16097F78" w14:textId="05245F81" w:rsidR="00573CEF" w:rsidRPr="00573CEF" w:rsidRDefault="00573CEF" w:rsidP="00573CEF">
      <w:pPr>
        <w:pStyle w:val="Heading2"/>
      </w:pPr>
      <w:bookmarkStart w:id="82" w:name="_Toc519361985"/>
      <w:r>
        <w:t>Patient Chart</w:t>
      </w:r>
      <w:bookmarkEnd w:id="82"/>
    </w:p>
    <w:p w14:paraId="3A61B8EA" w14:textId="4C1F260B" w:rsidR="00573CEF" w:rsidRDefault="00AA5FAA" w:rsidP="00573CEF">
      <w:r>
        <w:t>The patient chart is the most complex aspect of the business. A simple table listing each prescription, clinical event, etc. for each patient would not only be cumbersome to program, it would lead to significant risk of data integrity and duplication errors.  Several tables were created relating to the functions of the clinic and those tables were ultimately combined into meta-views procedurally and with SQL.    An overview of the table structure, then an explanation of the procedures, program units and constraints that create the chart follows.</w:t>
      </w:r>
    </w:p>
    <w:p w14:paraId="334528F9" w14:textId="2749BEA9" w:rsidR="000F7C7E" w:rsidRDefault="00B2685B" w:rsidP="00AA5FAA">
      <w:pPr>
        <w:pStyle w:val="Heading3"/>
      </w:pPr>
      <w:r>
        <w:rPr>
          <w:caps w:val="0"/>
        </w:rPr>
        <w:t>REPORT</w:t>
      </w:r>
      <w:r w:rsidR="000F7C7E">
        <w:t>-01 Specific information must be included in the charT</w:t>
      </w:r>
    </w:p>
    <w:p w14:paraId="197AC87D" w14:textId="77777777" w:rsidR="00B2685B" w:rsidRDefault="000F7C7E" w:rsidP="000F7C7E">
      <w:r>
        <w:t>The following tables were created to assist with the chart building</w:t>
      </w:r>
      <w:r w:rsidR="00B2685B">
        <w:t>:</w:t>
      </w:r>
    </w:p>
    <w:p w14:paraId="7173E116" w14:textId="1DB1157E" w:rsidR="00B2685B" w:rsidRDefault="00B2685B" w:rsidP="00B2685B">
      <w:pPr>
        <w:pStyle w:val="ListBullet"/>
        <w:tabs>
          <w:tab w:val="clear" w:pos="360"/>
          <w:tab w:val="num" w:pos="1080"/>
        </w:tabs>
        <w:ind w:left="1080"/>
      </w:pPr>
      <w:r>
        <w:t>ANIMAL_FACTS: this can be thought of as the header for the chart; it contains everything that reception gathers at check-in time such as name, date, an attribute linked to the owner, and the PETID acts as a chart id as no animal would ever have more than one chart at the same clinic.</w:t>
      </w:r>
      <w:r w:rsidR="00391499">
        <w:t xml:space="preserve"> Each one of these child tables is connected to the ANIMAL_FACTS table through the primary key PETID.</w:t>
      </w:r>
    </w:p>
    <w:p w14:paraId="620356C0" w14:textId="0BC5B95E" w:rsidR="00AA5FAA" w:rsidRDefault="00B2685B" w:rsidP="00787684">
      <w:pPr>
        <w:pStyle w:val="ListBullet"/>
        <w:tabs>
          <w:tab w:val="clear" w:pos="360"/>
          <w:tab w:val="num" w:pos="1440"/>
        </w:tabs>
        <w:ind w:left="1440"/>
      </w:pPr>
      <w:r>
        <w:t>PATHOLOGY_HISTORY: this table connects to the pathology lab, and stores results from laboratory tests</w:t>
      </w:r>
      <w:del w:id="83" w:author="Hicks, James K." w:date="2018-07-15T12:03:00Z">
        <w:r w:rsidDel="00BA2FDC">
          <w:delText xml:space="preserve"> </w:delText>
        </w:r>
      </w:del>
      <w:r>
        <w:t>.</w:t>
      </w:r>
    </w:p>
    <w:p w14:paraId="3B64FE2D" w14:textId="4661935E" w:rsidR="00B2685B" w:rsidRDefault="00B2685B" w:rsidP="00787684">
      <w:pPr>
        <w:pStyle w:val="ListBullet"/>
        <w:tabs>
          <w:tab w:val="clear" w:pos="360"/>
          <w:tab w:val="num" w:pos="1440"/>
        </w:tabs>
        <w:ind w:left="1440"/>
      </w:pPr>
      <w:r>
        <w:t>VET_PROCEDURE_HISTORY: in the entity-</w:t>
      </w:r>
      <w:r w:rsidR="00391499">
        <w:t>relationship</w:t>
      </w:r>
      <w:r>
        <w:t xml:space="preserve">-diagram included with </w:t>
      </w:r>
      <w:r w:rsidR="00391499">
        <w:t xml:space="preserve">CSFDAVD, this table was originally called PROCEDURE_HISTORY: the name was changed to avoid confusion with Oracle’s program units called ‘procedures’.  This table stores all the clinical-events, or clinical-procedures that happen with the animal, from </w:t>
      </w:r>
      <w:del w:id="84" w:author="Hicks, James K." w:date="2018-07-15T12:03:00Z">
        <w:r w:rsidR="00391499" w:rsidDel="00BA2FDC">
          <w:delText xml:space="preserve">a </w:delText>
        </w:r>
      </w:del>
      <w:r w:rsidR="00391499">
        <w:t xml:space="preserve">removing a simple bur from a </w:t>
      </w:r>
      <w:del w:id="85" w:author="Hicks, James K." w:date="2018-07-15T12:04:00Z">
        <w:r w:rsidR="00391499" w:rsidDel="00BA2FDC">
          <w:delText>pad</w:delText>
        </w:r>
      </w:del>
      <w:ins w:id="86" w:author="Hicks, James K." w:date="2018-07-15T12:04:00Z">
        <w:r w:rsidR="00BA2FDC">
          <w:t>foot</w:t>
        </w:r>
      </w:ins>
      <w:r w:rsidR="00391499">
        <w:t xml:space="preserve">, to complex surgeries. </w:t>
      </w:r>
    </w:p>
    <w:p w14:paraId="254B0371" w14:textId="4464C631" w:rsidR="00391499" w:rsidRDefault="00391499" w:rsidP="00787684">
      <w:pPr>
        <w:pStyle w:val="ListBullet"/>
        <w:tabs>
          <w:tab w:val="clear" w:pos="360"/>
          <w:tab w:val="num" w:pos="1440"/>
        </w:tabs>
        <w:ind w:left="1440"/>
      </w:pPr>
      <w:r>
        <w:t>RX_HISTORY: has several connections to the other RX and PHARMACOLOGY tables and records all medicines dispensed or prescribed to the patient, including during clinical-procedures.</w:t>
      </w:r>
    </w:p>
    <w:p w14:paraId="01A66431" w14:textId="0E81BD62" w:rsidR="00391499" w:rsidRDefault="00391499" w:rsidP="00787684">
      <w:pPr>
        <w:pStyle w:val="ListBullet"/>
        <w:tabs>
          <w:tab w:val="clear" w:pos="360"/>
          <w:tab w:val="num" w:pos="1440"/>
        </w:tabs>
        <w:ind w:left="1440"/>
      </w:pPr>
      <w:r>
        <w:lastRenderedPageBreak/>
        <w:t xml:space="preserve">RADIOLOGY_HISTORY: contains images imported from the satellite veterinary radiology business next door, with room for notes about the images. </w:t>
      </w:r>
    </w:p>
    <w:p w14:paraId="224B0F4E" w14:textId="768D3A62" w:rsidR="00AC027C" w:rsidRDefault="00AC027C" w:rsidP="00787684">
      <w:pPr>
        <w:pStyle w:val="ListBullet"/>
        <w:tabs>
          <w:tab w:val="clear" w:pos="360"/>
          <w:tab w:val="num" w:pos="1440"/>
        </w:tabs>
        <w:ind w:left="1440"/>
      </w:pPr>
      <w:r>
        <w:t>IMPORTED_CHART_DATA: this contains scanned images, or uploaded .pdf files of patient data from other clinics. Traditionally,</w:t>
      </w:r>
      <w:r w:rsidR="00D85196">
        <w:t xml:space="preserve"> this data is kept slightly segregated from data generated by the clinic importing it, </w:t>
      </w:r>
      <w:r w:rsidR="00D85196">
        <w:fldChar w:fldCharType="begin"/>
      </w:r>
      <w:r w:rsidR="00D85196">
        <w:instrText xml:space="preserve"> ADDIN ZOTERO_ITEM CSL_CITATION {"citationID":"D5PzRnmc","properties":{"formattedCitation":"(Dr. James Kevin Hicks, 2018)","plainCitation":"(Dr. James Kevin Hicks, 2018)","noteIndex":0},"citationItems":[{"id":1582,"uris":["http://zotero.org/users/19325/items/B3AXSB7M"],"uri":["http://zotero.org/users/19325/items/B3AXSB7M"],"itemData":{"id":1582,"type":"interview","title":"Interview with clinical pharmacologist covering in general how some human related medical reporting may relate to veterinary needs.","medium":"In Person","author":[{"literal":"Dr. James Kevin Hicks"}],"issued":{"date-parts":[["2018",5,31]]}}}],"schema":"https://github.com/citation-style-language/schema/raw/master/csl-citation.json"} </w:instrText>
      </w:r>
      <w:r w:rsidR="00D85196">
        <w:fldChar w:fldCharType="separate"/>
      </w:r>
      <w:r w:rsidR="00D85196" w:rsidRPr="00D85196">
        <w:rPr>
          <w:rFonts w:ascii="Corbel" w:hAnsi="Corbel"/>
        </w:rPr>
        <w:t>(Dr. Hicks, 2018)</w:t>
      </w:r>
      <w:r w:rsidR="00D85196">
        <w:fldChar w:fldCharType="end"/>
      </w:r>
      <w:r w:rsidR="00D85196">
        <w:t>.</w:t>
      </w:r>
    </w:p>
    <w:p w14:paraId="6B462A36" w14:textId="0D7C1AEF" w:rsidR="00B2685B" w:rsidRDefault="00B2685B" w:rsidP="00787684">
      <w:pPr>
        <w:pStyle w:val="ListBullet"/>
        <w:tabs>
          <w:tab w:val="clear" w:pos="360"/>
          <w:tab w:val="num" w:pos="1440"/>
        </w:tabs>
        <w:ind w:left="1440"/>
      </w:pPr>
      <w:r>
        <w:t>ENCOUNTER_HISTORY: this table stores items that don’t really go with any other table; for example, the animal’s current weight.  This table also contains a CLOB (character large object) field that allows for the vet to make copious notes each time they encounter a pet, that may not be related to a specific lab, medicine, or clinical procedure.</w:t>
      </w:r>
    </w:p>
    <w:p w14:paraId="6D220C54" w14:textId="23B5F4BF" w:rsidR="00391499" w:rsidRDefault="00A03B64" w:rsidP="00A03B64">
      <w:pPr>
        <w:pStyle w:val="ListBullet"/>
        <w:numPr>
          <w:ilvl w:val="0"/>
          <w:numId w:val="0"/>
        </w:numPr>
        <w:ind w:left="360" w:hanging="360"/>
      </w:pPr>
      <w:r>
        <w:t>Figure 38 shows these tables highlighted in blue.</w:t>
      </w:r>
    </w:p>
    <w:p w14:paraId="7AA2677A" w14:textId="77777777" w:rsidR="00A03B64" w:rsidRDefault="00A03B64" w:rsidP="00A03B64">
      <w:pPr>
        <w:pStyle w:val="ListBullet"/>
        <w:keepNext/>
        <w:numPr>
          <w:ilvl w:val="0"/>
          <w:numId w:val="0"/>
        </w:numPr>
        <w:ind w:left="360" w:hanging="360"/>
        <w:jc w:val="center"/>
      </w:pPr>
      <w:r>
        <w:rPr>
          <w:noProof/>
        </w:rPr>
        <w:drawing>
          <wp:inline distT="0" distB="0" distL="0" distR="0" wp14:anchorId="4EFA7855" wp14:editId="1413460D">
            <wp:extent cx="1430452" cy="3265318"/>
            <wp:effectExtent l="0" t="0" r="0" b="0"/>
            <wp:docPr id="41" name="Picture 41">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44712" cy="3297870"/>
                    </a:xfrm>
                    <a:prstGeom prst="rect">
                      <a:avLst/>
                    </a:prstGeom>
                    <a:noFill/>
                    <a:ln>
                      <a:noFill/>
                    </a:ln>
                  </pic:spPr>
                </pic:pic>
              </a:graphicData>
            </a:graphic>
          </wp:inline>
        </w:drawing>
      </w:r>
    </w:p>
    <w:p w14:paraId="167B11EA" w14:textId="1F200D42" w:rsidR="00A03B64" w:rsidRDefault="00A03B64" w:rsidP="00A03B64">
      <w:pPr>
        <w:pStyle w:val="Caption"/>
        <w:jc w:val="center"/>
      </w:pPr>
      <w:r>
        <w:t xml:space="preserve">Figure </w:t>
      </w:r>
      <w:r w:rsidR="00D75C90">
        <w:rPr>
          <w:noProof/>
        </w:rPr>
        <w:fldChar w:fldCharType="begin"/>
      </w:r>
      <w:r w:rsidR="00D75C90">
        <w:rPr>
          <w:noProof/>
        </w:rPr>
        <w:instrText xml:space="preserve"> SEQ Figure \* ARABIC </w:instrText>
      </w:r>
      <w:r w:rsidR="00D75C90">
        <w:rPr>
          <w:noProof/>
        </w:rPr>
        <w:fldChar w:fldCharType="separate"/>
      </w:r>
      <w:r w:rsidR="007E4B27">
        <w:rPr>
          <w:noProof/>
        </w:rPr>
        <w:t>38</w:t>
      </w:r>
      <w:r w:rsidR="00D75C90">
        <w:rPr>
          <w:noProof/>
        </w:rPr>
        <w:fldChar w:fldCharType="end"/>
      </w:r>
    </w:p>
    <w:p w14:paraId="73BFB94D" w14:textId="5CBCE14B" w:rsidR="00A03B64" w:rsidRDefault="00A03B64" w:rsidP="00A03B64">
      <w:r>
        <w:t xml:space="preserve">The creation of these tables and their relationships </w:t>
      </w:r>
      <w:r w:rsidR="006B01DB">
        <w:t>satisfied the following requirements:</w:t>
      </w:r>
    </w:p>
    <w:p w14:paraId="551BE026" w14:textId="5762F313" w:rsidR="006B01DB" w:rsidRDefault="006B01DB" w:rsidP="006B01DB">
      <w:pPr>
        <w:pStyle w:val="ListBullet"/>
        <w:tabs>
          <w:tab w:val="clear" w:pos="360"/>
          <w:tab w:val="num" w:pos="1080"/>
        </w:tabs>
        <w:ind w:left="1080"/>
      </w:pPr>
      <w:r>
        <w:t>CHART-01: Room for notes.</w:t>
      </w:r>
    </w:p>
    <w:p w14:paraId="0A1403DC" w14:textId="6AAC1752" w:rsidR="006B01DB" w:rsidRDefault="006B01DB" w:rsidP="006B01DB">
      <w:pPr>
        <w:pStyle w:val="ListBullet"/>
        <w:tabs>
          <w:tab w:val="clear" w:pos="360"/>
          <w:tab w:val="num" w:pos="1080"/>
        </w:tabs>
        <w:ind w:left="1080"/>
      </w:pPr>
      <w:r>
        <w:t>CHART-02 &amp; CHART-03: All previously and actively used medicines must be shown in the chart.</w:t>
      </w:r>
    </w:p>
    <w:p w14:paraId="6707945B" w14:textId="1A2776A4" w:rsidR="006B01DB" w:rsidRDefault="006B01DB" w:rsidP="006B01DB">
      <w:pPr>
        <w:pStyle w:val="ListBullet"/>
        <w:tabs>
          <w:tab w:val="clear" w:pos="360"/>
          <w:tab w:val="num" w:pos="1080"/>
        </w:tabs>
        <w:ind w:left="1080"/>
      </w:pPr>
      <w:r>
        <w:t>CHART-06: Veterinarian must be able to see facts about the animal (weight, gender, species, etc.).</w:t>
      </w:r>
    </w:p>
    <w:p w14:paraId="76FF2055" w14:textId="3F4C9501" w:rsidR="006B01DB" w:rsidRDefault="006B01DB" w:rsidP="006B01DB">
      <w:pPr>
        <w:pStyle w:val="ListBullet"/>
        <w:tabs>
          <w:tab w:val="clear" w:pos="360"/>
          <w:tab w:val="num" w:pos="1080"/>
        </w:tabs>
        <w:ind w:left="1080"/>
      </w:pPr>
      <w:r>
        <w:t>CHART-07: All medical procedures performed must be stored in the chart.</w:t>
      </w:r>
    </w:p>
    <w:p w14:paraId="77FD14B0" w14:textId="6B0BE55E" w:rsidR="006B01DB" w:rsidRDefault="006B01DB" w:rsidP="006B01DB">
      <w:pPr>
        <w:pStyle w:val="ListBullet"/>
        <w:tabs>
          <w:tab w:val="clear" w:pos="360"/>
          <w:tab w:val="num" w:pos="1080"/>
        </w:tabs>
        <w:ind w:left="1080"/>
      </w:pPr>
      <w:r>
        <w:t>CHART-09: Lab work must be stored in the chart.</w:t>
      </w:r>
    </w:p>
    <w:p w14:paraId="426B2AA7" w14:textId="23A69C69" w:rsidR="006B01DB" w:rsidRDefault="006B01DB" w:rsidP="006B01DB">
      <w:pPr>
        <w:pStyle w:val="ListBullet"/>
        <w:tabs>
          <w:tab w:val="clear" w:pos="360"/>
          <w:tab w:val="num" w:pos="1080"/>
        </w:tabs>
        <w:ind w:left="1080"/>
      </w:pPr>
      <w:r>
        <w:t>CHART-13 &amp; CHART-16: Historical radiology information must be stored in the chart.</w:t>
      </w:r>
    </w:p>
    <w:p w14:paraId="72287062" w14:textId="49CB3EB0" w:rsidR="006B01DB" w:rsidRDefault="006B01DB" w:rsidP="006B01DB">
      <w:pPr>
        <w:pStyle w:val="ListBullet"/>
        <w:tabs>
          <w:tab w:val="clear" w:pos="360"/>
          <w:tab w:val="num" w:pos="1080"/>
        </w:tabs>
        <w:ind w:left="1080"/>
      </w:pPr>
      <w:r>
        <w:t>CHART-15: Importing records from other veterinary clinics.</w:t>
      </w:r>
    </w:p>
    <w:p w14:paraId="1530B7E9" w14:textId="6A8144B1" w:rsidR="006B01DB" w:rsidRDefault="006B01DB" w:rsidP="006B01DB">
      <w:pPr>
        <w:pStyle w:val="ListBullet"/>
        <w:tabs>
          <w:tab w:val="clear" w:pos="360"/>
          <w:tab w:val="num" w:pos="1080"/>
        </w:tabs>
        <w:ind w:left="1080"/>
      </w:pPr>
      <w:r>
        <w:t>TRX-12: Save encounter notes to the chart.</w:t>
      </w:r>
    </w:p>
    <w:p w14:paraId="7C35236C" w14:textId="2F6F6E4B" w:rsidR="00347D5F" w:rsidRDefault="00795648" w:rsidP="00347D5F">
      <w:pPr>
        <w:pStyle w:val="Heading3"/>
      </w:pPr>
      <w:r>
        <w:t>CHART-04 Show all medicines taken by pet easily</w:t>
      </w:r>
    </w:p>
    <w:p w14:paraId="42F7FFD8" w14:textId="217D4A84" w:rsidR="004202DF" w:rsidRDefault="00795648" w:rsidP="004202DF">
      <w:pPr>
        <w:keepNext/>
      </w:pPr>
      <w:r>
        <w:t>A view</w:t>
      </w:r>
      <w:r w:rsidR="004202DF">
        <w:t xml:space="preserve"> [RX_DETAILS_V]</w:t>
      </w:r>
      <w:r>
        <w:t xml:space="preserve"> was create</w:t>
      </w:r>
      <w:r w:rsidR="004202DF">
        <w:t xml:space="preserve">d to make accessing patient data related to current medication much easier.  Functions were used to translate drug, patient, and prescribing veterinarian name into human readable values; if the medication was given during a </w:t>
      </w:r>
      <w:r w:rsidR="004202DF">
        <w:lastRenderedPageBreak/>
        <w:t>clinical procedure instead of a prescription, the procedural id was also translated into readable information [figure 39].</w:t>
      </w:r>
      <w:r w:rsidR="004202DF">
        <w:rPr>
          <w:noProof/>
        </w:rPr>
        <w:drawing>
          <wp:inline distT="0" distB="0" distL="0" distR="0" wp14:anchorId="25B79193" wp14:editId="42732AD4">
            <wp:extent cx="6854190" cy="1974850"/>
            <wp:effectExtent l="0" t="0" r="3810" b="6350"/>
            <wp:docPr id="37" name="Picture 37">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a:hlinkClick r:id="rId81"/>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6854190" cy="1974850"/>
                    </a:xfrm>
                    <a:prstGeom prst="rect">
                      <a:avLst/>
                    </a:prstGeom>
                    <a:noFill/>
                    <a:ln>
                      <a:noFill/>
                    </a:ln>
                  </pic:spPr>
                </pic:pic>
              </a:graphicData>
            </a:graphic>
          </wp:inline>
        </w:drawing>
      </w:r>
    </w:p>
    <w:p w14:paraId="60E7042B" w14:textId="7F815253" w:rsidR="00795648" w:rsidRDefault="004202DF" w:rsidP="004202DF">
      <w:pPr>
        <w:pStyle w:val="Caption"/>
        <w:jc w:val="center"/>
      </w:pPr>
      <w:r>
        <w:t xml:space="preserve">Figure </w:t>
      </w:r>
      <w:r w:rsidR="00D75C90">
        <w:rPr>
          <w:noProof/>
        </w:rPr>
        <w:fldChar w:fldCharType="begin"/>
      </w:r>
      <w:r w:rsidR="00D75C90">
        <w:rPr>
          <w:noProof/>
        </w:rPr>
        <w:instrText xml:space="preserve"> SEQ Figure \* ARABIC </w:instrText>
      </w:r>
      <w:r w:rsidR="00D75C90">
        <w:rPr>
          <w:noProof/>
        </w:rPr>
        <w:fldChar w:fldCharType="separate"/>
      </w:r>
      <w:r w:rsidR="007E4B27">
        <w:rPr>
          <w:noProof/>
        </w:rPr>
        <w:t>39</w:t>
      </w:r>
      <w:r w:rsidR="00D75C90">
        <w:rPr>
          <w:noProof/>
        </w:rPr>
        <w:fldChar w:fldCharType="end"/>
      </w:r>
    </w:p>
    <w:p w14:paraId="508A117B" w14:textId="1960BBEB" w:rsidR="004B7375" w:rsidRPr="004B7375" w:rsidRDefault="004B7375" w:rsidP="004B7375">
      <w:r>
        <w:t xml:space="preserve">An additional view was created </w:t>
      </w:r>
      <w:del w:id="87" w:author="Hicks, James K." w:date="2018-07-15T12:05:00Z">
        <w:r w:rsidDel="00BB3A9B">
          <w:delText xml:space="preserve">just </w:delText>
        </w:r>
      </w:del>
      <w:ins w:id="88" w:author="Hicks, James K." w:date="2018-07-15T12:05:00Z">
        <w:r w:rsidR="00BB3A9B">
          <w:t xml:space="preserve">only </w:t>
        </w:r>
      </w:ins>
      <w:r>
        <w:t xml:space="preserve">showing maintenance medications for the animal; as an avid primary preventive-care consumer for myself and my companion animals, I know how important it is for practitioners to know what your daily prescriptions are in an accessible form.  The view [RX_HISTORY5YRS_ALLMAINT_MEDS_V] was created to show any medication prescribed and marked as a maintenance medication within the last five years. </w:t>
      </w:r>
    </w:p>
    <w:p w14:paraId="3E3CDC7E" w14:textId="61DDBE41" w:rsidR="00795648" w:rsidRDefault="004202DF" w:rsidP="004202DF">
      <w:pPr>
        <w:pStyle w:val="Heading3"/>
      </w:pPr>
      <w:r>
        <w:t>CHART-08 See all known medical procedures for the animal</w:t>
      </w:r>
    </w:p>
    <w:p w14:paraId="12D8B9EE" w14:textId="52FC20A4" w:rsidR="004202DF" w:rsidRDefault="004D49C5" w:rsidP="004202DF">
      <w:r>
        <w:t xml:space="preserve">Like the prescription view, the clinical procedure view </w:t>
      </w:r>
      <w:r w:rsidR="004B7375">
        <w:t xml:space="preserve">[PROCEDURE_HISTORY_V] </w:t>
      </w:r>
      <w:r>
        <w:t>shows English pet, vet, and event names to make searches of the table much more human friendly [figure 40].  This view can also easily be restricted by date with regards to the date of the clinical event, or date where follow up is required (stitches coming out, etc.)</w:t>
      </w:r>
      <w:r w:rsidR="004B7375">
        <w:t>; thereby also satisfying the requirements for CHART-07.</w:t>
      </w:r>
    </w:p>
    <w:p w14:paraId="2C1C5531" w14:textId="77777777" w:rsidR="004D49C5" w:rsidRDefault="004D49C5" w:rsidP="004D49C5">
      <w:pPr>
        <w:keepNext/>
      </w:pPr>
      <w:r>
        <w:rPr>
          <w:noProof/>
        </w:rPr>
        <w:drawing>
          <wp:inline distT="0" distB="0" distL="0" distR="0" wp14:anchorId="4B29F44F" wp14:editId="573ED324">
            <wp:extent cx="6858000" cy="1667866"/>
            <wp:effectExtent l="0" t="0" r="0" b="8890"/>
            <wp:docPr id="42" name="Picture 42">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a:hlinkClick r:id="rId83"/>
                    </pic:cNvPr>
                    <pic:cNvPicPr/>
                  </pic:nvPicPr>
                  <pic:blipFill>
                    <a:blip r:embed="rId84"/>
                    <a:stretch>
                      <a:fillRect/>
                    </a:stretch>
                  </pic:blipFill>
                  <pic:spPr>
                    <a:xfrm>
                      <a:off x="0" y="0"/>
                      <a:ext cx="6859875" cy="1668322"/>
                    </a:xfrm>
                    <a:prstGeom prst="rect">
                      <a:avLst/>
                    </a:prstGeom>
                  </pic:spPr>
                </pic:pic>
              </a:graphicData>
            </a:graphic>
          </wp:inline>
        </w:drawing>
      </w:r>
    </w:p>
    <w:p w14:paraId="5F6B6D10" w14:textId="5E46D91E" w:rsidR="004D49C5" w:rsidRDefault="004D49C5" w:rsidP="004D49C5">
      <w:pPr>
        <w:pStyle w:val="Caption"/>
        <w:jc w:val="center"/>
      </w:pPr>
      <w:r>
        <w:t xml:space="preserve">Figure </w:t>
      </w:r>
      <w:r w:rsidR="00D75C90">
        <w:rPr>
          <w:noProof/>
        </w:rPr>
        <w:fldChar w:fldCharType="begin"/>
      </w:r>
      <w:r w:rsidR="00D75C90">
        <w:rPr>
          <w:noProof/>
        </w:rPr>
        <w:instrText xml:space="preserve"> SEQ Figure \* ARABIC </w:instrText>
      </w:r>
      <w:r w:rsidR="00D75C90">
        <w:rPr>
          <w:noProof/>
        </w:rPr>
        <w:fldChar w:fldCharType="separate"/>
      </w:r>
      <w:r w:rsidR="007E4B27">
        <w:rPr>
          <w:noProof/>
        </w:rPr>
        <w:t>40</w:t>
      </w:r>
      <w:r w:rsidR="00D75C90">
        <w:rPr>
          <w:noProof/>
        </w:rPr>
        <w:fldChar w:fldCharType="end"/>
      </w:r>
    </w:p>
    <w:p w14:paraId="34FF3E15" w14:textId="566243FD" w:rsidR="004D49C5" w:rsidRDefault="004B7375" w:rsidP="004B7375">
      <w:pPr>
        <w:pStyle w:val="Heading3"/>
      </w:pPr>
      <w:r>
        <w:t>CHART–09 See the most recent lab-work done on the animal</w:t>
      </w:r>
    </w:p>
    <w:p w14:paraId="0007593A" w14:textId="250AB95A" w:rsidR="004B7375" w:rsidRPr="004B7375" w:rsidRDefault="004B7375" w:rsidP="004B7375">
      <w:r>
        <w:t>Rather than creating a historical pathology view, and a ‘last-five-tests’ view, I created a single view</w:t>
      </w:r>
      <w:r w:rsidR="001E0AE4">
        <w:t xml:space="preserve"> [LAB_WORK_V]</w:t>
      </w:r>
      <w:r>
        <w:t xml:space="preserve"> that can easily be restricted by date. Much like the </w:t>
      </w:r>
      <w:r w:rsidR="001E0AE4">
        <w:t xml:space="preserve">prescription and clinical procedure views, the pathology view uses functions to create long form names tied to the keys used in view creation [figure 41]. </w:t>
      </w:r>
    </w:p>
    <w:p w14:paraId="4C7EC4FE" w14:textId="08F568ED" w:rsidR="001E0AE4" w:rsidRDefault="001E0AE4" w:rsidP="001E0AE4">
      <w:pPr>
        <w:pStyle w:val="ListBullet"/>
        <w:keepNext/>
        <w:numPr>
          <w:ilvl w:val="0"/>
          <w:numId w:val="0"/>
        </w:numPr>
        <w:ind w:left="360" w:hanging="360"/>
      </w:pPr>
      <w:r>
        <w:rPr>
          <w:noProof/>
        </w:rPr>
        <w:lastRenderedPageBreak/>
        <w:drawing>
          <wp:anchor distT="0" distB="0" distL="114300" distR="114300" simplePos="0" relativeHeight="251666432" behindDoc="0" locked="0" layoutInCell="1" allowOverlap="1" wp14:anchorId="64769F9F" wp14:editId="2036FAE6">
            <wp:simplePos x="460858" y="1141171"/>
            <wp:positionH relativeFrom="column">
              <wp:align>left</wp:align>
            </wp:positionH>
            <wp:positionV relativeFrom="paragraph">
              <wp:align>top</wp:align>
            </wp:positionV>
            <wp:extent cx="6430060" cy="2089150"/>
            <wp:effectExtent l="0" t="0" r="8890" b="6350"/>
            <wp:wrapSquare wrapText="bothSides"/>
            <wp:docPr id="43" name="Picture 43">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a:hlinkClick r:id="rId85"/>
                    </pic:cNvPr>
                    <pic:cNvPicPr/>
                  </pic:nvPicPr>
                  <pic:blipFill rotWithShape="1">
                    <a:blip r:embed="rId86">
                      <a:extLst>
                        <a:ext uri="{28A0092B-C50C-407E-A947-70E740481C1C}">
                          <a14:useLocalDpi xmlns:a14="http://schemas.microsoft.com/office/drawing/2010/main" val="0"/>
                        </a:ext>
                      </a:extLst>
                    </a:blip>
                    <a:srcRect r="6240"/>
                    <a:stretch/>
                  </pic:blipFill>
                  <pic:spPr bwMode="auto">
                    <a:xfrm>
                      <a:off x="0" y="0"/>
                      <a:ext cx="6430060" cy="2089150"/>
                    </a:xfrm>
                    <a:prstGeom prst="rect">
                      <a:avLst/>
                    </a:prstGeom>
                    <a:ln>
                      <a:noFill/>
                    </a:ln>
                    <a:extLst>
                      <a:ext uri="{53640926-AAD7-44D8-BBD7-CCE9431645EC}">
                        <a14:shadowObscured xmlns:a14="http://schemas.microsoft.com/office/drawing/2010/main"/>
                      </a:ext>
                    </a:extLst>
                  </pic:spPr>
                </pic:pic>
              </a:graphicData>
            </a:graphic>
          </wp:anchor>
        </w:drawing>
      </w:r>
      <w:r>
        <w:br w:type="textWrapping" w:clear="all"/>
      </w:r>
    </w:p>
    <w:p w14:paraId="4485CE1B" w14:textId="69AC0D40" w:rsidR="006B01DB" w:rsidRDefault="001E0AE4" w:rsidP="001E0AE4">
      <w:pPr>
        <w:pStyle w:val="Caption"/>
        <w:jc w:val="center"/>
      </w:pPr>
      <w:r>
        <w:t xml:space="preserve">Figure </w:t>
      </w:r>
      <w:r w:rsidR="00D75C90">
        <w:rPr>
          <w:noProof/>
        </w:rPr>
        <w:fldChar w:fldCharType="begin"/>
      </w:r>
      <w:r w:rsidR="00D75C90">
        <w:rPr>
          <w:noProof/>
        </w:rPr>
        <w:instrText xml:space="preserve"> SEQ Figure \* ARABIC </w:instrText>
      </w:r>
      <w:r w:rsidR="00D75C90">
        <w:rPr>
          <w:noProof/>
        </w:rPr>
        <w:fldChar w:fldCharType="separate"/>
      </w:r>
      <w:r w:rsidR="007E4B27">
        <w:rPr>
          <w:noProof/>
        </w:rPr>
        <w:t>41</w:t>
      </w:r>
      <w:r w:rsidR="00D75C90">
        <w:rPr>
          <w:noProof/>
        </w:rPr>
        <w:fldChar w:fldCharType="end"/>
      </w:r>
    </w:p>
    <w:p w14:paraId="32EEBC69" w14:textId="4E028D6C" w:rsidR="001E0AE4" w:rsidRDefault="00470BC6" w:rsidP="001E0AE4">
      <w:pPr>
        <w:pStyle w:val="Heading3"/>
      </w:pPr>
      <w:r>
        <w:t>CHART-12 Radiology images must be a part of the chart</w:t>
      </w:r>
    </w:p>
    <w:p w14:paraId="52F858DA" w14:textId="0C59CAE8" w:rsidR="00470BC6" w:rsidRDefault="00470BC6" w:rsidP="00470BC6">
      <w:r>
        <w:t>The last of simple view created was based on the radiology table and was structured like the rest of the chart views.  Figure 40 shows this view [RADIOLOGY_V] a</w:t>
      </w:r>
      <w:del w:id="89" w:author="Hicks, James K." w:date="2018-07-15T12:07:00Z">
        <w:r w:rsidDel="00887061">
          <w:delText xml:space="preserve"> </w:delText>
        </w:r>
      </w:del>
      <w:r>
        <w:t xml:space="preserve">long with a saved image showing Sara’s X-Ray. Figure 41 shows a 1.5GB colorized </w:t>
      </w:r>
      <w:r w:rsidR="005757D4">
        <w:t>positron emission scan</w:t>
      </w:r>
      <w:r>
        <w:t xml:space="preserve"> of a cat’s brain</w:t>
      </w:r>
      <w:r w:rsidR="005757D4">
        <w:t>. This PET-scan of a cat</w:t>
      </w:r>
      <w:r>
        <w:t xml:space="preserve"> show</w:t>
      </w:r>
      <w:r w:rsidR="005757D4">
        <w:t>s</w:t>
      </w:r>
      <w:r>
        <w:t xml:space="preserve"> that the tablespace is clearly adaptable enough to handle the massive sizes of radiological imagery files.</w:t>
      </w:r>
    </w:p>
    <w:p w14:paraId="3FC48B32" w14:textId="77777777" w:rsidR="00470BC6" w:rsidRDefault="00470BC6" w:rsidP="00470BC6"/>
    <w:p w14:paraId="7AF06E48" w14:textId="77777777" w:rsidR="00470BC6" w:rsidRDefault="00470BC6" w:rsidP="00470BC6">
      <w:pPr>
        <w:keepNext/>
        <w:jc w:val="center"/>
      </w:pPr>
      <w:r>
        <w:rPr>
          <w:noProof/>
        </w:rPr>
        <w:drawing>
          <wp:inline distT="0" distB="0" distL="0" distR="0" wp14:anchorId="4F5DA488" wp14:editId="784415D4">
            <wp:extent cx="5396306" cy="3242584"/>
            <wp:effectExtent l="0" t="0" r="0" b="0"/>
            <wp:docPr id="44" name="Picture 44">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a:hlinkClick r:id="rId87"/>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35024" cy="3265849"/>
                    </a:xfrm>
                    <a:prstGeom prst="rect">
                      <a:avLst/>
                    </a:prstGeom>
                    <a:noFill/>
                    <a:ln>
                      <a:noFill/>
                    </a:ln>
                  </pic:spPr>
                </pic:pic>
              </a:graphicData>
            </a:graphic>
          </wp:inline>
        </w:drawing>
      </w:r>
    </w:p>
    <w:p w14:paraId="47F6A5DB" w14:textId="6D8D47B0" w:rsidR="00470BC6" w:rsidRDefault="00470BC6" w:rsidP="00470BC6">
      <w:pPr>
        <w:pStyle w:val="Caption"/>
        <w:jc w:val="center"/>
      </w:pPr>
      <w:r>
        <w:t xml:space="preserve">Figure </w:t>
      </w:r>
      <w:r w:rsidR="00D75C90">
        <w:rPr>
          <w:noProof/>
        </w:rPr>
        <w:fldChar w:fldCharType="begin"/>
      </w:r>
      <w:r w:rsidR="00D75C90">
        <w:rPr>
          <w:noProof/>
        </w:rPr>
        <w:instrText xml:space="preserve"> SEQ Figure \* ARABIC </w:instrText>
      </w:r>
      <w:r w:rsidR="00D75C90">
        <w:rPr>
          <w:noProof/>
        </w:rPr>
        <w:fldChar w:fldCharType="separate"/>
      </w:r>
      <w:r w:rsidR="007E4B27">
        <w:rPr>
          <w:noProof/>
        </w:rPr>
        <w:t>42</w:t>
      </w:r>
      <w:r w:rsidR="00D75C90">
        <w:rPr>
          <w:noProof/>
        </w:rPr>
        <w:fldChar w:fldCharType="end"/>
      </w:r>
    </w:p>
    <w:p w14:paraId="05E6355D" w14:textId="6B99E84E" w:rsidR="00470BC6" w:rsidRDefault="00470BC6" w:rsidP="00470BC6"/>
    <w:p w14:paraId="02D0715F" w14:textId="77777777" w:rsidR="005757D4" w:rsidRDefault="00470BC6" w:rsidP="005757D4">
      <w:pPr>
        <w:keepNext/>
      </w:pPr>
      <w:r>
        <w:rPr>
          <w:noProof/>
        </w:rPr>
        <w:lastRenderedPageBreak/>
        <w:drawing>
          <wp:inline distT="0" distB="0" distL="0" distR="0" wp14:anchorId="6C9197FA" wp14:editId="670662C5">
            <wp:extent cx="6839585" cy="3416300"/>
            <wp:effectExtent l="0" t="0" r="0" b="0"/>
            <wp:docPr id="45" name="Picture 45">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a:hlinkClick r:id="rId89"/>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6839585" cy="3416300"/>
                    </a:xfrm>
                    <a:prstGeom prst="rect">
                      <a:avLst/>
                    </a:prstGeom>
                    <a:noFill/>
                    <a:ln>
                      <a:noFill/>
                    </a:ln>
                  </pic:spPr>
                </pic:pic>
              </a:graphicData>
            </a:graphic>
          </wp:inline>
        </w:drawing>
      </w:r>
    </w:p>
    <w:p w14:paraId="0A71E908" w14:textId="3E3A5262" w:rsidR="00470BC6" w:rsidRDefault="005757D4" w:rsidP="005757D4">
      <w:pPr>
        <w:pStyle w:val="Caption"/>
        <w:jc w:val="center"/>
      </w:pPr>
      <w:r>
        <w:t xml:space="preserve">Figure </w:t>
      </w:r>
      <w:r w:rsidR="00D75C90">
        <w:rPr>
          <w:noProof/>
        </w:rPr>
        <w:fldChar w:fldCharType="begin"/>
      </w:r>
      <w:r w:rsidR="00D75C90">
        <w:rPr>
          <w:noProof/>
        </w:rPr>
        <w:instrText xml:space="preserve"> SEQ Figure \* ARABIC </w:instrText>
      </w:r>
      <w:r w:rsidR="00D75C90">
        <w:rPr>
          <w:noProof/>
        </w:rPr>
        <w:fldChar w:fldCharType="separate"/>
      </w:r>
      <w:r w:rsidR="007E4B27">
        <w:rPr>
          <w:noProof/>
        </w:rPr>
        <w:t>43</w:t>
      </w:r>
      <w:r w:rsidR="00D75C90">
        <w:rPr>
          <w:noProof/>
        </w:rPr>
        <w:fldChar w:fldCharType="end"/>
      </w:r>
    </w:p>
    <w:p w14:paraId="3A9C5E46" w14:textId="07095F0D" w:rsidR="005757D4" w:rsidRDefault="00142677" w:rsidP="00142677">
      <w:pPr>
        <w:pStyle w:val="Heading3"/>
      </w:pPr>
      <w:r>
        <w:t>CHART-15 Imported veterinary data</w:t>
      </w:r>
    </w:p>
    <w:p w14:paraId="70DC161A" w14:textId="6B5BAA2B" w:rsidR="00142677" w:rsidRDefault="00142677" w:rsidP="00142677">
      <w:pPr>
        <w:keepNext/>
      </w:pPr>
      <w:r>
        <w:t>Rather than entering in the data from other vets into their database Babler’s Veterinary Clinic is taking .pdf scans and storing them in a separate area.  The vet will type in relevant notes from the imported data into the chart and the original .pdf scans will be stored on the server.  No view was created; however, a table with a BFILE attribute was made to accommodate this need [figure 44]. The app-developers can use this to pull the .pdf up in application from the server if/when the vet needs it.</w:t>
      </w:r>
    </w:p>
    <w:p w14:paraId="42045D70" w14:textId="618971B5" w:rsidR="00142677" w:rsidRDefault="00142677" w:rsidP="00142677">
      <w:pPr>
        <w:keepNext/>
        <w:jc w:val="center"/>
      </w:pPr>
      <w:r>
        <w:rPr>
          <w:noProof/>
        </w:rPr>
        <w:drawing>
          <wp:inline distT="0" distB="0" distL="0" distR="0" wp14:anchorId="48DDFC8E" wp14:editId="7B080A09">
            <wp:extent cx="5245150" cy="3112396"/>
            <wp:effectExtent l="0" t="0" r="0" b="0"/>
            <wp:docPr id="46" name="Picture 46">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a:hlinkClick r:id="rId91"/>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253247" cy="3117200"/>
                    </a:xfrm>
                    <a:prstGeom prst="rect">
                      <a:avLst/>
                    </a:prstGeom>
                    <a:noFill/>
                    <a:ln>
                      <a:noFill/>
                    </a:ln>
                  </pic:spPr>
                </pic:pic>
              </a:graphicData>
            </a:graphic>
          </wp:inline>
        </w:drawing>
      </w:r>
    </w:p>
    <w:p w14:paraId="281E3A9E" w14:textId="3DAC1096" w:rsidR="00142677" w:rsidRDefault="00142677" w:rsidP="00142677">
      <w:pPr>
        <w:pStyle w:val="Caption"/>
        <w:jc w:val="center"/>
      </w:pPr>
      <w:r>
        <w:t xml:space="preserve">Figure </w:t>
      </w:r>
      <w:r w:rsidR="00D75C90">
        <w:rPr>
          <w:noProof/>
        </w:rPr>
        <w:fldChar w:fldCharType="begin"/>
      </w:r>
      <w:r w:rsidR="00D75C90">
        <w:rPr>
          <w:noProof/>
        </w:rPr>
        <w:instrText xml:space="preserve"> SEQ Figure \* ARABIC </w:instrText>
      </w:r>
      <w:r w:rsidR="00D75C90">
        <w:rPr>
          <w:noProof/>
        </w:rPr>
        <w:fldChar w:fldCharType="separate"/>
      </w:r>
      <w:r w:rsidR="007E4B27">
        <w:rPr>
          <w:noProof/>
        </w:rPr>
        <w:t>44</w:t>
      </w:r>
      <w:r w:rsidR="00D75C90">
        <w:rPr>
          <w:noProof/>
        </w:rPr>
        <w:fldChar w:fldCharType="end"/>
      </w:r>
    </w:p>
    <w:p w14:paraId="00CA3BB3" w14:textId="54156AA9" w:rsidR="005757D4" w:rsidRDefault="005757D4" w:rsidP="005757D4">
      <w:pPr>
        <w:pStyle w:val="Heading3"/>
      </w:pPr>
      <w:r>
        <w:lastRenderedPageBreak/>
        <w:t>CHART-14 Vet needs to see animal siblings of the patient</w:t>
      </w:r>
    </w:p>
    <w:p w14:paraId="54A9C9AF" w14:textId="5FF457FF" w:rsidR="005757D4" w:rsidRDefault="005757D4" w:rsidP="005757D4">
      <w:r>
        <w:t xml:space="preserve">During requirements gathering the veterinarians expressed frustration that they had to constantly ask pet parents what other pets were in the house.  They need this information on hand immediately </w:t>
      </w:r>
      <w:del w:id="90" w:author="Hicks, James K." w:date="2018-07-15T12:08:00Z">
        <w:r w:rsidDel="00887061">
          <w:delText>incase</w:delText>
        </w:r>
      </w:del>
      <w:ins w:id="91" w:author="Hicks, James K." w:date="2018-07-15T12:08:00Z">
        <w:r w:rsidR="00887061">
          <w:t>in case</w:t>
        </w:r>
      </w:ins>
      <w:r>
        <w:t xml:space="preserve"> the patient has a communicable disease, and they need to know if other animals are at risk and need treatment.  This information also helps vet determine if an animal is being bullied by other animals or in an environment unsafe for them (you wouldn’t put an uncaged bird with a house full of cats, and you wouldn’t put a snake in a house with a mongoose or a ferret). </w:t>
      </w:r>
    </w:p>
    <w:p w14:paraId="543A6550" w14:textId="0B0D7E8C" w:rsidR="00142677" w:rsidRDefault="005757D4" w:rsidP="005757D4">
      <w:r>
        <w:t>Simply listing the species and breed id of the animal’s pet siblings would be providing the data the vet needed, but not the information they are seeking.  I took the function I developed for the patient check-in and grief counselor functions and modified it so that instead of showing the sibling names, it shows the other types of siblings that live with the patient [</w:t>
      </w:r>
      <w:r w:rsidR="002B7E15" w:rsidRPr="002B7E15">
        <w:t>FUNC_ALL_SIBLING_BREEDS</w:t>
      </w:r>
      <w:r>
        <w:t>].</w:t>
      </w:r>
      <w:r w:rsidR="00142677">
        <w:t xml:space="preserve"> Figure 45 shows </w:t>
      </w:r>
      <w:r w:rsidR="002B7E15">
        <w:t xml:space="preserve">the function running versus the pets associated with OWNERID 10.  Note how the breed of the pet being called by the function does not show in the field. </w:t>
      </w:r>
    </w:p>
    <w:p w14:paraId="7AD70F71" w14:textId="77777777" w:rsidR="00142677" w:rsidRDefault="00142677" w:rsidP="00142677">
      <w:pPr>
        <w:keepNext/>
        <w:jc w:val="center"/>
      </w:pPr>
      <w:r>
        <w:rPr>
          <w:noProof/>
        </w:rPr>
        <w:drawing>
          <wp:inline distT="0" distB="0" distL="0" distR="0" wp14:anchorId="1D2E4732" wp14:editId="7E75FFBD">
            <wp:extent cx="6486290" cy="2289532"/>
            <wp:effectExtent l="0" t="0" r="0" b="0"/>
            <wp:docPr id="47" name="Picture 47">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a:hlinkClick r:id="rId93"/>
                    </pic:cNvPr>
                    <pic:cNvPicPr/>
                  </pic:nvPicPr>
                  <pic:blipFill>
                    <a:blip r:embed="rId94">
                      <a:extLst>
                        <a:ext uri="{28A0092B-C50C-407E-A947-70E740481C1C}">
                          <a14:useLocalDpi xmlns:a14="http://schemas.microsoft.com/office/drawing/2010/main" val="0"/>
                        </a:ext>
                      </a:extLst>
                    </a:blip>
                    <a:stretch>
                      <a:fillRect/>
                    </a:stretch>
                  </pic:blipFill>
                  <pic:spPr>
                    <a:xfrm>
                      <a:off x="0" y="0"/>
                      <a:ext cx="6513103" cy="2298996"/>
                    </a:xfrm>
                    <a:prstGeom prst="rect">
                      <a:avLst/>
                    </a:prstGeom>
                  </pic:spPr>
                </pic:pic>
              </a:graphicData>
            </a:graphic>
          </wp:inline>
        </w:drawing>
      </w:r>
    </w:p>
    <w:p w14:paraId="621F8429" w14:textId="695D6F23" w:rsidR="00142677" w:rsidRDefault="00142677" w:rsidP="00142677">
      <w:pPr>
        <w:pStyle w:val="Caption"/>
        <w:jc w:val="center"/>
      </w:pPr>
      <w:r>
        <w:t xml:space="preserve">Figure </w:t>
      </w:r>
      <w:r w:rsidR="00D75C90">
        <w:rPr>
          <w:noProof/>
        </w:rPr>
        <w:fldChar w:fldCharType="begin"/>
      </w:r>
      <w:r w:rsidR="00D75C90">
        <w:rPr>
          <w:noProof/>
        </w:rPr>
        <w:instrText xml:space="preserve"> SEQ Figure \* ARABIC </w:instrText>
      </w:r>
      <w:r w:rsidR="00D75C90">
        <w:rPr>
          <w:noProof/>
        </w:rPr>
        <w:fldChar w:fldCharType="separate"/>
      </w:r>
      <w:r w:rsidR="007E4B27">
        <w:rPr>
          <w:noProof/>
        </w:rPr>
        <w:t>45</w:t>
      </w:r>
      <w:r w:rsidR="00D75C90">
        <w:rPr>
          <w:noProof/>
        </w:rPr>
        <w:fldChar w:fldCharType="end"/>
      </w:r>
    </w:p>
    <w:p w14:paraId="6BF4EFED" w14:textId="71759487" w:rsidR="005757D4" w:rsidRDefault="00C24FD1" w:rsidP="00C24FD1">
      <w:pPr>
        <w:pStyle w:val="Heading3"/>
      </w:pPr>
      <w:r>
        <w:t>CHART-05 Patient notes</w:t>
      </w:r>
    </w:p>
    <w:p w14:paraId="2493C9DD" w14:textId="0DDEF71F" w:rsidR="00BB70CB" w:rsidRDefault="00BB70CB" w:rsidP="00BB70CB">
      <w:r>
        <w:t>Creating a historical readout of patient notes (not related to medication) was a straightforward multi-table</w:t>
      </w:r>
      <w:r w:rsidR="002D6CE3">
        <w:t xml:space="preserve"> UNION.</w:t>
      </w:r>
      <w:r>
        <w:t xml:space="preserve">  The problem came when attempting to create a view; because, the users felt that 4000 characters would occasionally be insufficient for notes, all note columns were made into CLOB attributes.  This creates a need to code in some conversion functions into the SQL or the view will get rejected</w:t>
      </w:r>
      <w:r w:rsidR="002D6CE3">
        <w:t xml:space="preserve">.  Oracle insists that if one non numeric field is in the union as </w:t>
      </w:r>
      <w:proofErr w:type="gramStart"/>
      <w:r w:rsidR="002D6CE3">
        <w:t>a  CLOB</w:t>
      </w:r>
      <w:proofErr w:type="gramEnd"/>
      <w:r w:rsidR="002D6CE3">
        <w:t xml:space="preserve"> then all must be, even columns that are not touching the CLOB column [code insert 06]</w:t>
      </w:r>
      <w:r>
        <w:t xml:space="preserve">. </w:t>
      </w:r>
    </w:p>
    <w:p w14:paraId="37C0254C" w14:textId="77777777" w:rsidR="002D6CE3" w:rsidRPr="002D6CE3" w:rsidRDefault="002D6CE3" w:rsidP="002D6CE3">
      <w:pPr>
        <w:autoSpaceDE w:val="0"/>
        <w:autoSpaceDN w:val="0"/>
        <w:adjustRightInd w:val="0"/>
        <w:spacing w:before="0" w:after="0" w:line="240" w:lineRule="auto"/>
        <w:ind w:left="720"/>
        <w:rPr>
          <w:rFonts w:ascii="Courier New" w:hAnsi="Courier New" w:cs="Courier New"/>
          <w:sz w:val="16"/>
          <w:szCs w:val="24"/>
        </w:rPr>
      </w:pPr>
      <w:r w:rsidRPr="002D6CE3">
        <w:rPr>
          <w:rFonts w:ascii="Courier New" w:hAnsi="Courier New" w:cs="Courier New"/>
          <w:b/>
          <w:bCs/>
          <w:color w:val="008000"/>
          <w:sz w:val="16"/>
          <w:szCs w:val="24"/>
        </w:rPr>
        <w:t>CREATE</w:t>
      </w:r>
      <w:r w:rsidRPr="002D6CE3">
        <w:rPr>
          <w:rFonts w:ascii="Courier New" w:hAnsi="Courier New" w:cs="Courier New"/>
          <w:sz w:val="16"/>
          <w:szCs w:val="24"/>
        </w:rPr>
        <w:t xml:space="preserve"> </w:t>
      </w:r>
      <w:r w:rsidRPr="002D6CE3">
        <w:rPr>
          <w:rFonts w:ascii="Courier New" w:hAnsi="Courier New" w:cs="Courier New"/>
          <w:b/>
          <w:bCs/>
          <w:color w:val="008000"/>
          <w:sz w:val="16"/>
          <w:szCs w:val="24"/>
        </w:rPr>
        <w:t>OR</w:t>
      </w:r>
      <w:r w:rsidRPr="002D6CE3">
        <w:rPr>
          <w:rFonts w:ascii="Courier New" w:hAnsi="Courier New" w:cs="Courier New"/>
          <w:sz w:val="16"/>
          <w:szCs w:val="24"/>
        </w:rPr>
        <w:t xml:space="preserve"> </w:t>
      </w:r>
      <w:r w:rsidRPr="002D6CE3">
        <w:rPr>
          <w:rFonts w:ascii="Courier New" w:hAnsi="Courier New" w:cs="Courier New"/>
          <w:b/>
          <w:bCs/>
          <w:color w:val="008000"/>
          <w:sz w:val="16"/>
          <w:szCs w:val="24"/>
        </w:rPr>
        <w:t>REPLACE</w:t>
      </w:r>
      <w:r w:rsidRPr="002D6CE3">
        <w:rPr>
          <w:rFonts w:ascii="Courier New" w:hAnsi="Courier New" w:cs="Courier New"/>
          <w:sz w:val="16"/>
          <w:szCs w:val="24"/>
        </w:rPr>
        <w:t xml:space="preserve"> </w:t>
      </w:r>
      <w:r w:rsidRPr="002D6CE3">
        <w:rPr>
          <w:rFonts w:ascii="Courier New" w:hAnsi="Courier New" w:cs="Courier New"/>
          <w:b/>
          <w:bCs/>
          <w:color w:val="008000"/>
          <w:sz w:val="16"/>
          <w:szCs w:val="24"/>
        </w:rPr>
        <w:t>VIEW</w:t>
      </w:r>
      <w:r w:rsidRPr="002D6CE3">
        <w:rPr>
          <w:rFonts w:ascii="Courier New" w:hAnsi="Courier New" w:cs="Courier New"/>
          <w:sz w:val="16"/>
          <w:szCs w:val="24"/>
        </w:rPr>
        <w:t xml:space="preserve"> CHART_NOTES_V</w:t>
      </w:r>
    </w:p>
    <w:p w14:paraId="6163B856" w14:textId="77777777" w:rsidR="002D6CE3" w:rsidRPr="002D6CE3" w:rsidRDefault="002D6CE3" w:rsidP="002D6CE3">
      <w:pPr>
        <w:autoSpaceDE w:val="0"/>
        <w:autoSpaceDN w:val="0"/>
        <w:adjustRightInd w:val="0"/>
        <w:spacing w:before="0" w:after="0" w:line="240" w:lineRule="auto"/>
        <w:ind w:left="720"/>
        <w:rPr>
          <w:rFonts w:ascii="Courier New" w:hAnsi="Courier New" w:cs="Courier New"/>
          <w:sz w:val="16"/>
          <w:szCs w:val="24"/>
        </w:rPr>
      </w:pPr>
      <w:r w:rsidRPr="002D6CE3">
        <w:rPr>
          <w:rFonts w:ascii="Courier New" w:hAnsi="Courier New" w:cs="Courier New"/>
          <w:b/>
          <w:bCs/>
          <w:color w:val="008000"/>
          <w:sz w:val="16"/>
          <w:szCs w:val="24"/>
        </w:rPr>
        <w:t>AS</w:t>
      </w:r>
    </w:p>
    <w:p w14:paraId="49A3B261" w14:textId="77777777" w:rsidR="002D6CE3" w:rsidRPr="002D6CE3" w:rsidRDefault="002D6CE3" w:rsidP="002D6CE3">
      <w:pPr>
        <w:autoSpaceDE w:val="0"/>
        <w:autoSpaceDN w:val="0"/>
        <w:adjustRightInd w:val="0"/>
        <w:spacing w:before="0" w:after="0" w:line="240" w:lineRule="auto"/>
        <w:ind w:left="720"/>
        <w:rPr>
          <w:rFonts w:ascii="Courier New" w:hAnsi="Courier New" w:cs="Courier New"/>
          <w:sz w:val="16"/>
          <w:szCs w:val="24"/>
        </w:rPr>
      </w:pPr>
    </w:p>
    <w:p w14:paraId="27FF05BC" w14:textId="77777777" w:rsidR="002D6CE3" w:rsidRPr="002D6CE3" w:rsidRDefault="002D6CE3" w:rsidP="002D6CE3">
      <w:pPr>
        <w:autoSpaceDE w:val="0"/>
        <w:autoSpaceDN w:val="0"/>
        <w:adjustRightInd w:val="0"/>
        <w:spacing w:before="0" w:after="0" w:line="240" w:lineRule="auto"/>
        <w:ind w:left="720"/>
        <w:rPr>
          <w:rFonts w:ascii="Courier New" w:hAnsi="Courier New" w:cs="Courier New"/>
          <w:sz w:val="16"/>
          <w:szCs w:val="24"/>
        </w:rPr>
      </w:pPr>
      <w:r w:rsidRPr="002D6CE3">
        <w:rPr>
          <w:rFonts w:ascii="Courier New" w:hAnsi="Courier New" w:cs="Courier New"/>
          <w:b/>
          <w:bCs/>
          <w:color w:val="008000"/>
          <w:sz w:val="16"/>
          <w:szCs w:val="24"/>
        </w:rPr>
        <w:t>SELECT</w:t>
      </w:r>
      <w:r w:rsidRPr="002D6CE3">
        <w:rPr>
          <w:rFonts w:ascii="Courier New" w:hAnsi="Courier New" w:cs="Courier New"/>
          <w:sz w:val="16"/>
          <w:szCs w:val="24"/>
        </w:rPr>
        <w:t xml:space="preserve"> PETID </w:t>
      </w:r>
      <w:r w:rsidRPr="002D6CE3">
        <w:rPr>
          <w:rFonts w:ascii="Courier New" w:hAnsi="Courier New" w:cs="Courier New"/>
          <w:b/>
          <w:bCs/>
          <w:color w:val="008000"/>
          <w:sz w:val="16"/>
          <w:szCs w:val="24"/>
        </w:rPr>
        <w:t>AS</w:t>
      </w:r>
      <w:r w:rsidRPr="002D6CE3">
        <w:rPr>
          <w:rFonts w:ascii="Courier New" w:hAnsi="Courier New" w:cs="Courier New"/>
          <w:sz w:val="16"/>
          <w:szCs w:val="24"/>
        </w:rPr>
        <w:t xml:space="preserve"> PETID, TO_CLOB(FUNC_VET_NAME(VETID)) </w:t>
      </w:r>
      <w:r w:rsidRPr="002D6CE3">
        <w:rPr>
          <w:rFonts w:ascii="Courier New" w:hAnsi="Courier New" w:cs="Courier New"/>
          <w:b/>
          <w:bCs/>
          <w:color w:val="008000"/>
          <w:sz w:val="16"/>
          <w:szCs w:val="24"/>
        </w:rPr>
        <w:t>AS</w:t>
      </w:r>
      <w:r w:rsidRPr="002D6CE3">
        <w:rPr>
          <w:rFonts w:ascii="Courier New" w:hAnsi="Courier New" w:cs="Courier New"/>
          <w:sz w:val="16"/>
          <w:szCs w:val="24"/>
        </w:rPr>
        <w:t xml:space="preserve"> VET, TRUNC(DATE_COMPLETED) </w:t>
      </w:r>
      <w:r w:rsidRPr="002D6CE3">
        <w:rPr>
          <w:rFonts w:ascii="Courier New" w:hAnsi="Courier New" w:cs="Courier New"/>
          <w:b/>
          <w:bCs/>
          <w:color w:val="008000"/>
          <w:sz w:val="16"/>
          <w:szCs w:val="24"/>
        </w:rPr>
        <w:t>as</w:t>
      </w:r>
      <w:r w:rsidRPr="002D6CE3">
        <w:rPr>
          <w:rFonts w:ascii="Courier New" w:hAnsi="Courier New" w:cs="Courier New"/>
          <w:sz w:val="16"/>
          <w:szCs w:val="24"/>
        </w:rPr>
        <w:t xml:space="preserve"> </w:t>
      </w:r>
      <w:r w:rsidRPr="002D6CE3">
        <w:rPr>
          <w:rFonts w:ascii="Courier New" w:hAnsi="Courier New" w:cs="Courier New"/>
          <w:color w:val="19177C"/>
          <w:sz w:val="16"/>
          <w:szCs w:val="24"/>
        </w:rPr>
        <w:t>"EVENT_DATE"</w:t>
      </w:r>
      <w:r w:rsidRPr="002D6CE3">
        <w:rPr>
          <w:rFonts w:ascii="Courier New" w:hAnsi="Courier New" w:cs="Courier New"/>
          <w:sz w:val="16"/>
          <w:szCs w:val="24"/>
        </w:rPr>
        <w:t xml:space="preserve">, TO_CLOB(FUNC_LAB_NAME(LABID)) </w:t>
      </w:r>
      <w:r w:rsidRPr="002D6CE3">
        <w:rPr>
          <w:rFonts w:ascii="Courier New" w:hAnsi="Courier New" w:cs="Courier New"/>
          <w:b/>
          <w:bCs/>
          <w:color w:val="008000"/>
          <w:sz w:val="16"/>
          <w:szCs w:val="24"/>
        </w:rPr>
        <w:t>AS</w:t>
      </w:r>
      <w:r w:rsidRPr="002D6CE3">
        <w:rPr>
          <w:rFonts w:ascii="Courier New" w:hAnsi="Courier New" w:cs="Courier New"/>
          <w:sz w:val="16"/>
          <w:szCs w:val="24"/>
        </w:rPr>
        <w:t xml:space="preserve"> EVENT, TO_CLOB(CRITICAL_DISEASE) </w:t>
      </w:r>
      <w:r w:rsidRPr="002D6CE3">
        <w:rPr>
          <w:rFonts w:ascii="Courier New" w:hAnsi="Courier New" w:cs="Courier New"/>
          <w:b/>
          <w:bCs/>
          <w:color w:val="008000"/>
          <w:sz w:val="16"/>
          <w:szCs w:val="24"/>
        </w:rPr>
        <w:t>AS</w:t>
      </w:r>
      <w:r w:rsidRPr="002D6CE3">
        <w:rPr>
          <w:rFonts w:ascii="Courier New" w:hAnsi="Courier New" w:cs="Courier New"/>
          <w:sz w:val="16"/>
          <w:szCs w:val="24"/>
        </w:rPr>
        <w:t xml:space="preserve"> CRITDISEASE, TO_CLOB(RESULTS) </w:t>
      </w:r>
      <w:r w:rsidRPr="002D6CE3">
        <w:rPr>
          <w:rFonts w:ascii="Courier New" w:hAnsi="Courier New" w:cs="Courier New"/>
          <w:b/>
          <w:bCs/>
          <w:color w:val="008000"/>
          <w:sz w:val="16"/>
          <w:szCs w:val="24"/>
        </w:rPr>
        <w:t>AS</w:t>
      </w:r>
      <w:r w:rsidRPr="002D6CE3">
        <w:rPr>
          <w:rFonts w:ascii="Courier New" w:hAnsi="Courier New" w:cs="Courier New"/>
          <w:sz w:val="16"/>
          <w:szCs w:val="24"/>
        </w:rPr>
        <w:t xml:space="preserve"> NOTES, FUNC_DUALCLOB(</w:t>
      </w:r>
      <w:r w:rsidRPr="002D6CE3">
        <w:rPr>
          <w:rFonts w:ascii="Courier New" w:hAnsi="Courier New" w:cs="Courier New"/>
          <w:color w:val="BA2121"/>
          <w:sz w:val="16"/>
          <w:szCs w:val="24"/>
        </w:rPr>
        <w:t>'PATHOLOGY'</w:t>
      </w:r>
      <w:r w:rsidRPr="002D6CE3">
        <w:rPr>
          <w:rFonts w:ascii="Courier New" w:hAnsi="Courier New" w:cs="Courier New"/>
          <w:sz w:val="16"/>
          <w:szCs w:val="24"/>
        </w:rPr>
        <w:t xml:space="preserve">) </w:t>
      </w:r>
      <w:r w:rsidRPr="002D6CE3">
        <w:rPr>
          <w:rFonts w:ascii="Courier New" w:hAnsi="Courier New" w:cs="Courier New"/>
          <w:b/>
          <w:bCs/>
          <w:color w:val="008000"/>
          <w:sz w:val="16"/>
          <w:szCs w:val="24"/>
        </w:rPr>
        <w:t>AS</w:t>
      </w:r>
      <w:r w:rsidRPr="002D6CE3">
        <w:rPr>
          <w:rFonts w:ascii="Courier New" w:hAnsi="Courier New" w:cs="Courier New"/>
          <w:sz w:val="16"/>
          <w:szCs w:val="24"/>
        </w:rPr>
        <w:t xml:space="preserve"> EVENT_TYPE</w:t>
      </w:r>
    </w:p>
    <w:p w14:paraId="7D8BD69C" w14:textId="77777777" w:rsidR="002D6CE3" w:rsidRPr="002D6CE3" w:rsidRDefault="002D6CE3" w:rsidP="002D6CE3">
      <w:pPr>
        <w:autoSpaceDE w:val="0"/>
        <w:autoSpaceDN w:val="0"/>
        <w:adjustRightInd w:val="0"/>
        <w:spacing w:before="0" w:after="0" w:line="240" w:lineRule="auto"/>
        <w:ind w:left="720"/>
        <w:rPr>
          <w:rFonts w:ascii="Courier New" w:hAnsi="Courier New" w:cs="Courier New"/>
          <w:sz w:val="16"/>
          <w:szCs w:val="24"/>
        </w:rPr>
      </w:pPr>
      <w:r w:rsidRPr="002D6CE3">
        <w:rPr>
          <w:rFonts w:ascii="Courier New" w:hAnsi="Courier New" w:cs="Courier New"/>
          <w:b/>
          <w:bCs/>
          <w:color w:val="008000"/>
          <w:sz w:val="16"/>
          <w:szCs w:val="24"/>
        </w:rPr>
        <w:t>FROM</w:t>
      </w:r>
      <w:r w:rsidRPr="002D6CE3">
        <w:rPr>
          <w:rFonts w:ascii="Courier New" w:hAnsi="Courier New" w:cs="Courier New"/>
          <w:sz w:val="16"/>
          <w:szCs w:val="24"/>
        </w:rPr>
        <w:t xml:space="preserve"> PATHOLOGY_HISTORY</w:t>
      </w:r>
    </w:p>
    <w:p w14:paraId="78B50C4A" w14:textId="77777777" w:rsidR="002D6CE3" w:rsidRPr="002D6CE3" w:rsidRDefault="002D6CE3" w:rsidP="002D6CE3">
      <w:pPr>
        <w:autoSpaceDE w:val="0"/>
        <w:autoSpaceDN w:val="0"/>
        <w:adjustRightInd w:val="0"/>
        <w:spacing w:before="0" w:after="0" w:line="240" w:lineRule="auto"/>
        <w:ind w:left="720"/>
        <w:rPr>
          <w:rFonts w:ascii="Courier New" w:hAnsi="Courier New" w:cs="Courier New"/>
          <w:sz w:val="16"/>
          <w:szCs w:val="24"/>
        </w:rPr>
      </w:pPr>
      <w:r w:rsidRPr="002D6CE3">
        <w:rPr>
          <w:rFonts w:ascii="Courier New" w:hAnsi="Courier New" w:cs="Courier New"/>
          <w:b/>
          <w:bCs/>
          <w:color w:val="008000"/>
          <w:sz w:val="16"/>
          <w:szCs w:val="24"/>
        </w:rPr>
        <w:t>UNION</w:t>
      </w:r>
      <w:r w:rsidRPr="002D6CE3">
        <w:rPr>
          <w:rFonts w:ascii="Courier New" w:hAnsi="Courier New" w:cs="Courier New"/>
          <w:sz w:val="16"/>
          <w:szCs w:val="24"/>
        </w:rPr>
        <w:t xml:space="preserve"> </w:t>
      </w:r>
      <w:r w:rsidRPr="002D6CE3">
        <w:rPr>
          <w:rFonts w:ascii="Courier New" w:hAnsi="Courier New" w:cs="Courier New"/>
          <w:b/>
          <w:bCs/>
          <w:color w:val="008000"/>
          <w:sz w:val="16"/>
          <w:szCs w:val="24"/>
        </w:rPr>
        <w:t>ALL</w:t>
      </w:r>
    </w:p>
    <w:p w14:paraId="54A56932" w14:textId="77777777" w:rsidR="002D6CE3" w:rsidRPr="002D6CE3" w:rsidRDefault="002D6CE3" w:rsidP="002D6CE3">
      <w:pPr>
        <w:autoSpaceDE w:val="0"/>
        <w:autoSpaceDN w:val="0"/>
        <w:adjustRightInd w:val="0"/>
        <w:spacing w:before="0" w:after="0" w:line="240" w:lineRule="auto"/>
        <w:ind w:left="720"/>
        <w:rPr>
          <w:rFonts w:ascii="Courier New" w:hAnsi="Courier New" w:cs="Courier New"/>
          <w:sz w:val="16"/>
          <w:szCs w:val="24"/>
        </w:rPr>
      </w:pPr>
      <w:r w:rsidRPr="002D6CE3">
        <w:rPr>
          <w:rFonts w:ascii="Courier New" w:hAnsi="Courier New" w:cs="Courier New"/>
          <w:b/>
          <w:bCs/>
          <w:color w:val="008000"/>
          <w:sz w:val="16"/>
          <w:szCs w:val="24"/>
        </w:rPr>
        <w:t>SELECT</w:t>
      </w:r>
      <w:r w:rsidRPr="002D6CE3">
        <w:rPr>
          <w:rFonts w:ascii="Courier New" w:hAnsi="Courier New" w:cs="Courier New"/>
          <w:sz w:val="16"/>
          <w:szCs w:val="24"/>
        </w:rPr>
        <w:t xml:space="preserve"> PETID, TO_CLOB(FUNC_VET_NAME(VETID)), TRUNC(VET_PROCEDURE_DATE) </w:t>
      </w:r>
      <w:r w:rsidRPr="002D6CE3">
        <w:rPr>
          <w:rFonts w:ascii="Courier New" w:hAnsi="Courier New" w:cs="Courier New"/>
          <w:b/>
          <w:bCs/>
          <w:color w:val="008000"/>
          <w:sz w:val="16"/>
          <w:szCs w:val="24"/>
        </w:rPr>
        <w:t>as</w:t>
      </w:r>
      <w:r w:rsidRPr="002D6CE3">
        <w:rPr>
          <w:rFonts w:ascii="Courier New" w:hAnsi="Courier New" w:cs="Courier New"/>
          <w:sz w:val="16"/>
          <w:szCs w:val="24"/>
        </w:rPr>
        <w:t xml:space="preserve"> </w:t>
      </w:r>
      <w:proofErr w:type="spellStart"/>
      <w:r w:rsidRPr="002D6CE3">
        <w:rPr>
          <w:rFonts w:ascii="Courier New" w:hAnsi="Courier New" w:cs="Courier New"/>
          <w:sz w:val="16"/>
          <w:szCs w:val="24"/>
        </w:rPr>
        <w:t>date_done</w:t>
      </w:r>
      <w:proofErr w:type="spellEnd"/>
      <w:r w:rsidRPr="002D6CE3">
        <w:rPr>
          <w:rFonts w:ascii="Courier New" w:hAnsi="Courier New" w:cs="Courier New"/>
          <w:sz w:val="16"/>
          <w:szCs w:val="24"/>
        </w:rPr>
        <w:t>, TO_CLOB(FUNC_PROCNAME(VET_PROCEDUREID)), TO_CLOB(</w:t>
      </w:r>
      <w:r w:rsidRPr="002D6CE3">
        <w:rPr>
          <w:rFonts w:ascii="Courier New" w:hAnsi="Courier New" w:cs="Courier New"/>
          <w:b/>
          <w:bCs/>
          <w:color w:val="008000"/>
          <w:sz w:val="16"/>
          <w:szCs w:val="24"/>
        </w:rPr>
        <w:t>NULL</w:t>
      </w:r>
      <w:r w:rsidRPr="002D6CE3">
        <w:rPr>
          <w:rFonts w:ascii="Courier New" w:hAnsi="Courier New" w:cs="Courier New"/>
          <w:sz w:val="16"/>
          <w:szCs w:val="24"/>
        </w:rPr>
        <w:t>), TO_CLOB(VET_PROCEDURE_NOTES), FUNC_DUALCLOB(</w:t>
      </w:r>
      <w:r w:rsidRPr="002D6CE3">
        <w:rPr>
          <w:rFonts w:ascii="Courier New" w:hAnsi="Courier New" w:cs="Courier New"/>
          <w:color w:val="BA2121"/>
          <w:sz w:val="16"/>
          <w:szCs w:val="24"/>
        </w:rPr>
        <w:t>'CLINICAL_PROCEDURE'</w:t>
      </w:r>
      <w:r w:rsidRPr="002D6CE3">
        <w:rPr>
          <w:rFonts w:ascii="Courier New" w:hAnsi="Courier New" w:cs="Courier New"/>
          <w:sz w:val="16"/>
          <w:szCs w:val="24"/>
        </w:rPr>
        <w:t>)</w:t>
      </w:r>
    </w:p>
    <w:p w14:paraId="68C175CF" w14:textId="77777777" w:rsidR="002D6CE3" w:rsidRPr="002D6CE3" w:rsidRDefault="002D6CE3" w:rsidP="002D6CE3">
      <w:pPr>
        <w:autoSpaceDE w:val="0"/>
        <w:autoSpaceDN w:val="0"/>
        <w:adjustRightInd w:val="0"/>
        <w:spacing w:before="0" w:after="0" w:line="240" w:lineRule="auto"/>
        <w:ind w:left="720"/>
        <w:rPr>
          <w:rFonts w:ascii="Courier New" w:hAnsi="Courier New" w:cs="Courier New"/>
          <w:sz w:val="16"/>
          <w:szCs w:val="24"/>
        </w:rPr>
      </w:pPr>
      <w:r w:rsidRPr="002D6CE3">
        <w:rPr>
          <w:rFonts w:ascii="Courier New" w:hAnsi="Courier New" w:cs="Courier New"/>
          <w:b/>
          <w:bCs/>
          <w:color w:val="008000"/>
          <w:sz w:val="16"/>
          <w:szCs w:val="24"/>
        </w:rPr>
        <w:t>FROM</w:t>
      </w:r>
      <w:r w:rsidRPr="002D6CE3">
        <w:rPr>
          <w:rFonts w:ascii="Courier New" w:hAnsi="Courier New" w:cs="Courier New"/>
          <w:sz w:val="16"/>
          <w:szCs w:val="24"/>
        </w:rPr>
        <w:t xml:space="preserve"> VET_PROCEDURE_HISTORY</w:t>
      </w:r>
    </w:p>
    <w:p w14:paraId="60D16D73" w14:textId="77777777" w:rsidR="002D6CE3" w:rsidRPr="002D6CE3" w:rsidRDefault="002D6CE3" w:rsidP="002D6CE3">
      <w:pPr>
        <w:autoSpaceDE w:val="0"/>
        <w:autoSpaceDN w:val="0"/>
        <w:adjustRightInd w:val="0"/>
        <w:spacing w:before="0" w:after="0" w:line="240" w:lineRule="auto"/>
        <w:ind w:left="720"/>
        <w:rPr>
          <w:rFonts w:ascii="Courier New" w:hAnsi="Courier New" w:cs="Courier New"/>
          <w:sz w:val="16"/>
          <w:szCs w:val="24"/>
        </w:rPr>
      </w:pPr>
      <w:r w:rsidRPr="002D6CE3">
        <w:rPr>
          <w:rFonts w:ascii="Courier New" w:hAnsi="Courier New" w:cs="Courier New"/>
          <w:b/>
          <w:bCs/>
          <w:color w:val="008000"/>
          <w:sz w:val="16"/>
          <w:szCs w:val="24"/>
        </w:rPr>
        <w:t>UNION</w:t>
      </w:r>
      <w:r w:rsidRPr="002D6CE3">
        <w:rPr>
          <w:rFonts w:ascii="Courier New" w:hAnsi="Courier New" w:cs="Courier New"/>
          <w:sz w:val="16"/>
          <w:szCs w:val="24"/>
        </w:rPr>
        <w:t xml:space="preserve"> </w:t>
      </w:r>
      <w:r w:rsidRPr="002D6CE3">
        <w:rPr>
          <w:rFonts w:ascii="Courier New" w:hAnsi="Courier New" w:cs="Courier New"/>
          <w:b/>
          <w:bCs/>
          <w:color w:val="008000"/>
          <w:sz w:val="16"/>
          <w:szCs w:val="24"/>
        </w:rPr>
        <w:t>ALL</w:t>
      </w:r>
    </w:p>
    <w:p w14:paraId="5D60BA27" w14:textId="77777777" w:rsidR="002D6CE3" w:rsidRPr="002D6CE3" w:rsidRDefault="002D6CE3" w:rsidP="002D6CE3">
      <w:pPr>
        <w:autoSpaceDE w:val="0"/>
        <w:autoSpaceDN w:val="0"/>
        <w:adjustRightInd w:val="0"/>
        <w:spacing w:before="0" w:after="0" w:line="240" w:lineRule="auto"/>
        <w:ind w:left="720"/>
        <w:rPr>
          <w:rFonts w:ascii="Courier New" w:hAnsi="Courier New" w:cs="Courier New"/>
          <w:sz w:val="16"/>
          <w:szCs w:val="24"/>
        </w:rPr>
      </w:pPr>
      <w:r w:rsidRPr="002D6CE3">
        <w:rPr>
          <w:rFonts w:ascii="Courier New" w:hAnsi="Courier New" w:cs="Courier New"/>
          <w:b/>
          <w:bCs/>
          <w:color w:val="008000"/>
          <w:sz w:val="16"/>
          <w:szCs w:val="24"/>
        </w:rPr>
        <w:t>SELECT</w:t>
      </w:r>
      <w:r w:rsidRPr="002D6CE3">
        <w:rPr>
          <w:rFonts w:ascii="Courier New" w:hAnsi="Courier New" w:cs="Courier New"/>
          <w:sz w:val="16"/>
          <w:szCs w:val="24"/>
        </w:rPr>
        <w:t xml:space="preserve"> PETID, TO_CLOB(</w:t>
      </w:r>
      <w:r w:rsidRPr="002D6CE3">
        <w:rPr>
          <w:rFonts w:ascii="Courier New" w:hAnsi="Courier New" w:cs="Courier New"/>
          <w:b/>
          <w:bCs/>
          <w:color w:val="008000"/>
          <w:sz w:val="16"/>
          <w:szCs w:val="24"/>
        </w:rPr>
        <w:t>NULL</w:t>
      </w:r>
      <w:r w:rsidRPr="002D6CE3">
        <w:rPr>
          <w:rFonts w:ascii="Courier New" w:hAnsi="Courier New" w:cs="Courier New"/>
          <w:sz w:val="16"/>
          <w:szCs w:val="24"/>
        </w:rPr>
        <w:t>), TRUNC(RADIMG_DATE_TAKEN), TO_CLOB(</w:t>
      </w:r>
      <w:r w:rsidRPr="002D6CE3">
        <w:rPr>
          <w:rFonts w:ascii="Courier New" w:hAnsi="Courier New" w:cs="Courier New"/>
          <w:b/>
          <w:bCs/>
          <w:color w:val="008000"/>
          <w:sz w:val="16"/>
          <w:szCs w:val="24"/>
        </w:rPr>
        <w:t>NULL</w:t>
      </w:r>
      <w:r w:rsidRPr="002D6CE3">
        <w:rPr>
          <w:rFonts w:ascii="Courier New" w:hAnsi="Courier New" w:cs="Courier New"/>
          <w:sz w:val="16"/>
          <w:szCs w:val="24"/>
        </w:rPr>
        <w:t>), TO_CLOB(</w:t>
      </w:r>
      <w:r w:rsidRPr="002D6CE3">
        <w:rPr>
          <w:rFonts w:ascii="Courier New" w:hAnsi="Courier New" w:cs="Courier New"/>
          <w:b/>
          <w:bCs/>
          <w:color w:val="008000"/>
          <w:sz w:val="16"/>
          <w:szCs w:val="24"/>
        </w:rPr>
        <w:t>NULL</w:t>
      </w:r>
      <w:r w:rsidRPr="002D6CE3">
        <w:rPr>
          <w:rFonts w:ascii="Courier New" w:hAnsi="Courier New" w:cs="Courier New"/>
          <w:sz w:val="16"/>
          <w:szCs w:val="24"/>
        </w:rPr>
        <w:t>), TO_CLOB(RADIMG_NOTES), FUNC_DUALCLOB(</w:t>
      </w:r>
      <w:r w:rsidRPr="002D6CE3">
        <w:rPr>
          <w:rFonts w:ascii="Courier New" w:hAnsi="Courier New" w:cs="Courier New"/>
          <w:color w:val="BA2121"/>
          <w:sz w:val="16"/>
          <w:szCs w:val="24"/>
        </w:rPr>
        <w:t>'RADIOLOGY'</w:t>
      </w:r>
      <w:r w:rsidRPr="002D6CE3">
        <w:rPr>
          <w:rFonts w:ascii="Courier New" w:hAnsi="Courier New" w:cs="Courier New"/>
          <w:sz w:val="16"/>
          <w:szCs w:val="24"/>
        </w:rPr>
        <w:t>)</w:t>
      </w:r>
    </w:p>
    <w:p w14:paraId="62D26127" w14:textId="77777777" w:rsidR="002D6CE3" w:rsidRPr="002D6CE3" w:rsidRDefault="002D6CE3" w:rsidP="002D6CE3">
      <w:pPr>
        <w:autoSpaceDE w:val="0"/>
        <w:autoSpaceDN w:val="0"/>
        <w:adjustRightInd w:val="0"/>
        <w:spacing w:before="0" w:after="0" w:line="240" w:lineRule="auto"/>
        <w:ind w:left="720"/>
        <w:rPr>
          <w:rFonts w:ascii="Courier New" w:hAnsi="Courier New" w:cs="Courier New"/>
          <w:sz w:val="16"/>
          <w:szCs w:val="24"/>
        </w:rPr>
      </w:pPr>
      <w:r w:rsidRPr="002D6CE3">
        <w:rPr>
          <w:rFonts w:ascii="Courier New" w:hAnsi="Courier New" w:cs="Courier New"/>
          <w:b/>
          <w:bCs/>
          <w:color w:val="008000"/>
          <w:sz w:val="16"/>
          <w:szCs w:val="24"/>
        </w:rPr>
        <w:t>FROM</w:t>
      </w:r>
      <w:r w:rsidRPr="002D6CE3">
        <w:rPr>
          <w:rFonts w:ascii="Courier New" w:hAnsi="Courier New" w:cs="Courier New"/>
          <w:sz w:val="16"/>
          <w:szCs w:val="24"/>
        </w:rPr>
        <w:t xml:space="preserve"> RADIOLOGY_HISTORY</w:t>
      </w:r>
    </w:p>
    <w:p w14:paraId="3BE60017" w14:textId="77777777" w:rsidR="002D6CE3" w:rsidRPr="002D6CE3" w:rsidRDefault="002D6CE3" w:rsidP="002D6CE3">
      <w:pPr>
        <w:autoSpaceDE w:val="0"/>
        <w:autoSpaceDN w:val="0"/>
        <w:adjustRightInd w:val="0"/>
        <w:spacing w:before="0" w:after="0" w:line="240" w:lineRule="auto"/>
        <w:ind w:left="720"/>
        <w:rPr>
          <w:rFonts w:ascii="Courier New" w:hAnsi="Courier New" w:cs="Courier New"/>
          <w:sz w:val="16"/>
          <w:szCs w:val="24"/>
        </w:rPr>
      </w:pPr>
      <w:r w:rsidRPr="002D6CE3">
        <w:rPr>
          <w:rFonts w:ascii="Courier New" w:hAnsi="Courier New" w:cs="Courier New"/>
          <w:b/>
          <w:bCs/>
          <w:color w:val="008000"/>
          <w:sz w:val="16"/>
          <w:szCs w:val="24"/>
        </w:rPr>
        <w:t>UNION</w:t>
      </w:r>
      <w:r w:rsidRPr="002D6CE3">
        <w:rPr>
          <w:rFonts w:ascii="Courier New" w:hAnsi="Courier New" w:cs="Courier New"/>
          <w:sz w:val="16"/>
          <w:szCs w:val="24"/>
        </w:rPr>
        <w:t xml:space="preserve"> </w:t>
      </w:r>
      <w:r w:rsidRPr="002D6CE3">
        <w:rPr>
          <w:rFonts w:ascii="Courier New" w:hAnsi="Courier New" w:cs="Courier New"/>
          <w:b/>
          <w:bCs/>
          <w:color w:val="008000"/>
          <w:sz w:val="16"/>
          <w:szCs w:val="24"/>
        </w:rPr>
        <w:t>ALL</w:t>
      </w:r>
    </w:p>
    <w:p w14:paraId="019E53EB" w14:textId="77777777" w:rsidR="002D6CE3" w:rsidRPr="002D6CE3" w:rsidRDefault="002D6CE3" w:rsidP="002D6CE3">
      <w:pPr>
        <w:autoSpaceDE w:val="0"/>
        <w:autoSpaceDN w:val="0"/>
        <w:adjustRightInd w:val="0"/>
        <w:spacing w:before="0" w:after="0" w:line="240" w:lineRule="auto"/>
        <w:ind w:left="720"/>
        <w:rPr>
          <w:rFonts w:ascii="Courier New" w:hAnsi="Courier New" w:cs="Courier New"/>
          <w:sz w:val="16"/>
          <w:szCs w:val="24"/>
        </w:rPr>
      </w:pPr>
      <w:r w:rsidRPr="002D6CE3">
        <w:rPr>
          <w:rFonts w:ascii="Courier New" w:hAnsi="Courier New" w:cs="Courier New"/>
          <w:b/>
          <w:bCs/>
          <w:color w:val="008000"/>
          <w:sz w:val="16"/>
          <w:szCs w:val="24"/>
        </w:rPr>
        <w:t>SELECT</w:t>
      </w:r>
      <w:r w:rsidRPr="002D6CE3">
        <w:rPr>
          <w:rFonts w:ascii="Courier New" w:hAnsi="Courier New" w:cs="Courier New"/>
          <w:sz w:val="16"/>
          <w:szCs w:val="24"/>
        </w:rPr>
        <w:t xml:space="preserve"> PETID, TO_CLOB(FUNC_VET_STAFF(VETID)), TRUNC(ENCOUNTER_DATE_TIME), TO_CLOB(ENCOUNTER_WEIGHT), </w:t>
      </w:r>
      <w:r w:rsidRPr="002D6CE3">
        <w:rPr>
          <w:rFonts w:ascii="Courier New" w:hAnsi="Courier New" w:cs="Courier New"/>
          <w:b/>
          <w:bCs/>
          <w:color w:val="008000"/>
          <w:sz w:val="16"/>
          <w:szCs w:val="24"/>
        </w:rPr>
        <w:t>NULL</w:t>
      </w:r>
      <w:r w:rsidRPr="002D6CE3">
        <w:rPr>
          <w:rFonts w:ascii="Courier New" w:hAnsi="Courier New" w:cs="Courier New"/>
          <w:sz w:val="16"/>
          <w:szCs w:val="24"/>
        </w:rPr>
        <w:t>, TO_CLOB(ENCOUNTER_NOTES), FUNC_DUALCLOB(</w:t>
      </w:r>
      <w:r w:rsidRPr="002D6CE3">
        <w:rPr>
          <w:rFonts w:ascii="Courier New" w:hAnsi="Courier New" w:cs="Courier New"/>
          <w:color w:val="BA2121"/>
          <w:sz w:val="16"/>
          <w:szCs w:val="24"/>
        </w:rPr>
        <w:t>'ENCOUNTER'</w:t>
      </w:r>
      <w:r w:rsidRPr="002D6CE3">
        <w:rPr>
          <w:rFonts w:ascii="Courier New" w:hAnsi="Courier New" w:cs="Courier New"/>
          <w:sz w:val="16"/>
          <w:szCs w:val="24"/>
        </w:rPr>
        <w:t>)</w:t>
      </w:r>
    </w:p>
    <w:p w14:paraId="3205FE84" w14:textId="77777777" w:rsidR="002D6CE3" w:rsidRPr="002D6CE3" w:rsidRDefault="002D6CE3" w:rsidP="002D6CE3">
      <w:pPr>
        <w:autoSpaceDE w:val="0"/>
        <w:autoSpaceDN w:val="0"/>
        <w:adjustRightInd w:val="0"/>
        <w:spacing w:before="0" w:after="0" w:line="240" w:lineRule="auto"/>
        <w:ind w:left="720"/>
        <w:rPr>
          <w:rFonts w:ascii="Courier New" w:hAnsi="Courier New" w:cs="Courier New"/>
          <w:sz w:val="16"/>
          <w:szCs w:val="24"/>
        </w:rPr>
      </w:pPr>
      <w:r w:rsidRPr="002D6CE3">
        <w:rPr>
          <w:rFonts w:ascii="Courier New" w:hAnsi="Courier New" w:cs="Courier New"/>
          <w:b/>
          <w:bCs/>
          <w:color w:val="008000"/>
          <w:sz w:val="16"/>
          <w:szCs w:val="24"/>
        </w:rPr>
        <w:t>FROM</w:t>
      </w:r>
      <w:r w:rsidRPr="002D6CE3">
        <w:rPr>
          <w:rFonts w:ascii="Courier New" w:hAnsi="Courier New" w:cs="Courier New"/>
          <w:sz w:val="16"/>
          <w:szCs w:val="24"/>
        </w:rPr>
        <w:t xml:space="preserve"> ENCOUNTER_HISTORY;</w:t>
      </w:r>
    </w:p>
    <w:p w14:paraId="1240D392" w14:textId="20D8C455" w:rsidR="00BB70CB" w:rsidRDefault="002D6CE3" w:rsidP="002D6CE3">
      <w:pPr>
        <w:jc w:val="center"/>
      </w:pPr>
      <w:r>
        <w:lastRenderedPageBreak/>
        <w:t>Code Insert 06</w:t>
      </w:r>
    </w:p>
    <w:p w14:paraId="36F0AA46" w14:textId="1EAF2C7E" w:rsidR="002D6CE3" w:rsidRDefault="002D6CE3" w:rsidP="002D6CE3">
      <w:r>
        <w:t xml:space="preserve">Figure 46 shows the view; highlighted in the image are fields that may have been shown in other areas of the chart throughout this document. </w:t>
      </w:r>
    </w:p>
    <w:p w14:paraId="341C28E2" w14:textId="77777777" w:rsidR="002D6CE3" w:rsidRDefault="002D6CE3" w:rsidP="002D6CE3">
      <w:pPr>
        <w:keepNext/>
      </w:pPr>
      <w:r>
        <w:rPr>
          <w:noProof/>
        </w:rPr>
        <w:drawing>
          <wp:inline distT="0" distB="0" distL="0" distR="0" wp14:anchorId="3A308F01" wp14:editId="0FE0FB43">
            <wp:extent cx="6858000" cy="3290570"/>
            <wp:effectExtent l="0" t="0" r="0" b="5080"/>
            <wp:docPr id="48" name="Picture 48">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a:hlinkClick r:id="rId95"/>
                    </pic:cNvPr>
                    <pic:cNvPicPr/>
                  </pic:nvPicPr>
                  <pic:blipFill>
                    <a:blip r:embed="rId96"/>
                    <a:stretch>
                      <a:fillRect/>
                    </a:stretch>
                  </pic:blipFill>
                  <pic:spPr>
                    <a:xfrm>
                      <a:off x="0" y="0"/>
                      <a:ext cx="6858000" cy="3290570"/>
                    </a:xfrm>
                    <a:prstGeom prst="rect">
                      <a:avLst/>
                    </a:prstGeom>
                  </pic:spPr>
                </pic:pic>
              </a:graphicData>
            </a:graphic>
          </wp:inline>
        </w:drawing>
      </w:r>
    </w:p>
    <w:p w14:paraId="70E473E6" w14:textId="49D8FA26" w:rsidR="002D6CE3" w:rsidRDefault="002D6CE3" w:rsidP="00785E28">
      <w:pPr>
        <w:pStyle w:val="Caption"/>
        <w:jc w:val="center"/>
      </w:pPr>
      <w:r>
        <w:t xml:space="preserve">Figure </w:t>
      </w:r>
      <w:r w:rsidR="00D75C90">
        <w:rPr>
          <w:noProof/>
        </w:rPr>
        <w:fldChar w:fldCharType="begin"/>
      </w:r>
      <w:r w:rsidR="00D75C90">
        <w:rPr>
          <w:noProof/>
        </w:rPr>
        <w:instrText xml:space="preserve"> SEQ Figure \* ARABIC </w:instrText>
      </w:r>
      <w:r w:rsidR="00D75C90">
        <w:rPr>
          <w:noProof/>
        </w:rPr>
        <w:fldChar w:fldCharType="separate"/>
      </w:r>
      <w:r w:rsidR="007E4B27">
        <w:rPr>
          <w:noProof/>
        </w:rPr>
        <w:t>46</w:t>
      </w:r>
      <w:r w:rsidR="00D75C90">
        <w:rPr>
          <w:noProof/>
        </w:rPr>
        <w:fldChar w:fldCharType="end"/>
      </w:r>
    </w:p>
    <w:p w14:paraId="193074B2" w14:textId="313ADF1F" w:rsidR="00785E28" w:rsidRDefault="00785E28" w:rsidP="00785E28">
      <w:pPr>
        <w:pStyle w:val="Heading2"/>
      </w:pPr>
      <w:bookmarkStart w:id="92" w:name="_Toc519361986"/>
      <w:r>
        <w:t>REPORTS REQUIRED</w:t>
      </w:r>
      <w:bookmarkEnd w:id="92"/>
    </w:p>
    <w:p w14:paraId="3A8E6627" w14:textId="41F804AA" w:rsidR="00785E28" w:rsidRDefault="00986D70" w:rsidP="00785E28">
      <w:r>
        <w:t xml:space="preserve">This </w:t>
      </w:r>
      <w:r w:rsidR="00A879E1">
        <w:t>section contains business rules listed as report requirements in CSFDAVD. These are either additional business rules that need to be presented in plain-text language and other information needs discovered during requirements analysis.  Some of the reports from CSFDAVD were satisfied by other requirements and will not be listed here.</w:t>
      </w:r>
    </w:p>
    <w:p w14:paraId="3B70F764" w14:textId="65ACBC92" w:rsidR="00A879E1" w:rsidRDefault="00A879E1" w:rsidP="00A879E1">
      <w:pPr>
        <w:pStyle w:val="Heading3"/>
      </w:pPr>
      <w:r>
        <w:t>REPORT-04 Medicine safety vs. species check</w:t>
      </w:r>
    </w:p>
    <w:p w14:paraId="2ECB1A70" w14:textId="2DBD7A42" w:rsidR="00A879E1" w:rsidRDefault="005859E9" w:rsidP="00A879E1">
      <w:r>
        <w:t>The previously created view showing prescriptions needing to be filled was insufficient.  Due to the volume of medicines on hand, pharmacists need to know right away if a medicine is species-safe. Species-safe means the medicine won’t kill the animal; for example, you never give a dog acetaminophen.  To ameliorate this issue another function [</w:t>
      </w:r>
      <w:r w:rsidRPr="005859E9">
        <w:t>FUNC_RX_SPECIES_SAFE</w:t>
      </w:r>
      <w:r>
        <w:t xml:space="preserve">] was created that compares attributes in the PHARMACOLOGY_STOCK table to the SPECIESID of the animal, then the function was added to the view [figure 47]. </w:t>
      </w:r>
    </w:p>
    <w:p w14:paraId="1BC07BA5" w14:textId="77777777" w:rsidR="005859E9" w:rsidRDefault="005859E9" w:rsidP="005859E9">
      <w:pPr>
        <w:keepNext/>
        <w:jc w:val="center"/>
      </w:pPr>
      <w:r>
        <w:rPr>
          <w:noProof/>
        </w:rPr>
        <w:lastRenderedPageBreak/>
        <w:drawing>
          <wp:inline distT="0" distB="0" distL="0" distR="0" wp14:anchorId="231B1662" wp14:editId="4513E7B8">
            <wp:extent cx="6606284" cy="1642698"/>
            <wp:effectExtent l="0" t="0" r="4445" b="0"/>
            <wp:docPr id="49" name="Picture 49">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a:hlinkClick r:id="rId97"/>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652903" cy="1654290"/>
                    </a:xfrm>
                    <a:prstGeom prst="rect">
                      <a:avLst/>
                    </a:prstGeom>
                    <a:noFill/>
                    <a:ln>
                      <a:noFill/>
                    </a:ln>
                  </pic:spPr>
                </pic:pic>
              </a:graphicData>
            </a:graphic>
          </wp:inline>
        </w:drawing>
      </w:r>
    </w:p>
    <w:p w14:paraId="6BCA2D9F" w14:textId="16D988D7" w:rsidR="005859E9" w:rsidRDefault="005859E9" w:rsidP="005859E9">
      <w:pPr>
        <w:pStyle w:val="Caption"/>
        <w:jc w:val="center"/>
      </w:pPr>
      <w:r>
        <w:t xml:space="preserve">Figure </w:t>
      </w:r>
      <w:r w:rsidR="00D75C90">
        <w:rPr>
          <w:noProof/>
        </w:rPr>
        <w:fldChar w:fldCharType="begin"/>
      </w:r>
      <w:r w:rsidR="00D75C90">
        <w:rPr>
          <w:noProof/>
        </w:rPr>
        <w:instrText xml:space="preserve"> SEQ Figure \* ARABIC </w:instrText>
      </w:r>
      <w:r w:rsidR="00D75C90">
        <w:rPr>
          <w:noProof/>
        </w:rPr>
        <w:fldChar w:fldCharType="separate"/>
      </w:r>
      <w:r w:rsidR="007E4B27">
        <w:rPr>
          <w:noProof/>
        </w:rPr>
        <w:t>47</w:t>
      </w:r>
      <w:r w:rsidR="00D75C90">
        <w:rPr>
          <w:noProof/>
        </w:rPr>
        <w:fldChar w:fldCharType="end"/>
      </w:r>
    </w:p>
    <w:p w14:paraId="1FA232CA" w14:textId="5E6DD58D" w:rsidR="00E2413A" w:rsidRDefault="00C9368C" w:rsidP="00E2413A">
      <w:pPr>
        <w:pStyle w:val="Heading3"/>
      </w:pPr>
      <w:r>
        <w:t>REPORT-02 Pharmacists need to see inventory information about drugs</w:t>
      </w:r>
    </w:p>
    <w:p w14:paraId="2E3970F4" w14:textId="5213950F" w:rsidR="00700334" w:rsidRDefault="00C9368C" w:rsidP="00C9368C">
      <w:r>
        <w:t>The chemists and pharmacists want to be able to see a daily report that shows them what is on hand at the beginning of the day and what is close to expiring. A materialized view was created for them that refreshes daily</w:t>
      </w:r>
      <w:r w:rsidR="00595EF2">
        <w:t xml:space="preserve"> [figure 48]. </w:t>
      </w:r>
    </w:p>
    <w:p w14:paraId="488BB5D8" w14:textId="77777777" w:rsidR="00595EF2" w:rsidRDefault="00595EF2" w:rsidP="00AA420F">
      <w:pPr>
        <w:keepNext/>
        <w:jc w:val="center"/>
      </w:pPr>
      <w:r>
        <w:rPr>
          <w:noProof/>
        </w:rPr>
        <w:drawing>
          <wp:inline distT="0" distB="0" distL="0" distR="0" wp14:anchorId="6C1226E1" wp14:editId="27AD6865">
            <wp:extent cx="5332654" cy="4328692"/>
            <wp:effectExtent l="0" t="0" r="1905" b="0"/>
            <wp:docPr id="50" name="Picture 50">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a:hlinkClick r:id="rId99"/>
                    </pic:cNvPr>
                    <pic:cNvPicPr/>
                  </pic:nvPicPr>
                  <pic:blipFill rotWithShape="1">
                    <a:blip r:embed="rId100"/>
                    <a:srcRect b="3044"/>
                    <a:stretch/>
                  </pic:blipFill>
                  <pic:spPr bwMode="auto">
                    <a:xfrm>
                      <a:off x="0" y="0"/>
                      <a:ext cx="5358002" cy="4349268"/>
                    </a:xfrm>
                    <a:prstGeom prst="rect">
                      <a:avLst/>
                    </a:prstGeom>
                    <a:ln>
                      <a:noFill/>
                    </a:ln>
                    <a:extLst>
                      <a:ext uri="{53640926-AAD7-44D8-BBD7-CCE9431645EC}">
                        <a14:shadowObscured xmlns:a14="http://schemas.microsoft.com/office/drawing/2010/main"/>
                      </a:ext>
                    </a:extLst>
                  </pic:spPr>
                </pic:pic>
              </a:graphicData>
            </a:graphic>
          </wp:inline>
        </w:drawing>
      </w:r>
    </w:p>
    <w:p w14:paraId="544A4560" w14:textId="70C1278E" w:rsidR="00595EF2" w:rsidRPr="00C9368C" w:rsidRDefault="00595EF2" w:rsidP="00595EF2">
      <w:pPr>
        <w:pStyle w:val="Caption"/>
        <w:jc w:val="center"/>
      </w:pPr>
      <w:r>
        <w:t xml:space="preserve">Figure </w:t>
      </w:r>
      <w:r w:rsidR="00D75C90">
        <w:rPr>
          <w:noProof/>
        </w:rPr>
        <w:fldChar w:fldCharType="begin"/>
      </w:r>
      <w:r w:rsidR="00D75C90">
        <w:rPr>
          <w:noProof/>
        </w:rPr>
        <w:instrText xml:space="preserve"> SEQ Figure \* ARABIC </w:instrText>
      </w:r>
      <w:r w:rsidR="00D75C90">
        <w:rPr>
          <w:noProof/>
        </w:rPr>
        <w:fldChar w:fldCharType="separate"/>
      </w:r>
      <w:r w:rsidR="007E4B27">
        <w:rPr>
          <w:noProof/>
        </w:rPr>
        <w:t>48</w:t>
      </w:r>
      <w:r w:rsidR="00D75C90">
        <w:rPr>
          <w:noProof/>
        </w:rPr>
        <w:fldChar w:fldCharType="end"/>
      </w:r>
    </w:p>
    <w:p w14:paraId="778D422A" w14:textId="05415C7D" w:rsidR="00A879E1" w:rsidRDefault="00AA420F" w:rsidP="00AA420F">
      <w:pPr>
        <w:pStyle w:val="Heading3"/>
      </w:pPr>
      <w:r>
        <w:t>REPORT-</w:t>
      </w:r>
      <w:r w:rsidR="00A5396B">
        <w:t>01 Natural language chart</w:t>
      </w:r>
    </w:p>
    <w:p w14:paraId="3785E1DB" w14:textId="324BDD18" w:rsidR="00A5396B" w:rsidRDefault="00A5396B" w:rsidP="00A5396B">
      <w:r>
        <w:t>Traditionally a natural language document (think Microsoft Word) would be handled at the application level, instead of in the RDBMS; however, to demonstrate the abilities of PL/SQL and to provide the application programmers options, I created some natural language charts in the database.</w:t>
      </w:r>
    </w:p>
    <w:p w14:paraId="58679407" w14:textId="77777777" w:rsidR="0047353F" w:rsidRDefault="0047353F" w:rsidP="0047353F">
      <w:pPr>
        <w:keepNext/>
      </w:pPr>
      <w:r>
        <w:lastRenderedPageBreak/>
        <w:t>First a chart header was created as a view [CHART_HEAD_V], this data contains the basic information that a vet would require immediately when walking into an examination room [figure 49].</w:t>
      </w:r>
      <w:r>
        <w:rPr>
          <w:noProof/>
        </w:rPr>
        <w:drawing>
          <wp:inline distT="0" distB="0" distL="0" distR="0" wp14:anchorId="6913386F" wp14:editId="428AA968">
            <wp:extent cx="6847205" cy="5208270"/>
            <wp:effectExtent l="0" t="0" r="0" b="0"/>
            <wp:docPr id="51" name="Picture 51">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a:hlinkClick r:id="rId101"/>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847205" cy="5208270"/>
                    </a:xfrm>
                    <a:prstGeom prst="rect">
                      <a:avLst/>
                    </a:prstGeom>
                    <a:noFill/>
                    <a:ln>
                      <a:noFill/>
                    </a:ln>
                  </pic:spPr>
                </pic:pic>
              </a:graphicData>
            </a:graphic>
          </wp:inline>
        </w:drawing>
      </w:r>
    </w:p>
    <w:p w14:paraId="236DA515" w14:textId="62D421C8" w:rsidR="00A5396B" w:rsidRDefault="0047353F" w:rsidP="0047353F">
      <w:pPr>
        <w:pStyle w:val="Caption"/>
        <w:jc w:val="center"/>
      </w:pPr>
      <w:r>
        <w:t xml:space="preserve">Figure </w:t>
      </w:r>
      <w:fldSimple w:instr=" SEQ Figure \* ARABIC ">
        <w:r w:rsidR="007E4B27">
          <w:rPr>
            <w:noProof/>
          </w:rPr>
          <w:t>49</w:t>
        </w:r>
      </w:fldSimple>
    </w:p>
    <w:p w14:paraId="5CA1F591" w14:textId="4D59D478" w:rsidR="0047353F" w:rsidRDefault="0047353F" w:rsidP="0047353F">
      <w:r>
        <w:t>Then a function was created to make the header more natural for a human to read.  The function is generated by the PETID [figure50].</w:t>
      </w:r>
    </w:p>
    <w:p w14:paraId="759F01AF" w14:textId="1EB62EE4" w:rsidR="0047353F" w:rsidRDefault="0047353F" w:rsidP="0047353F">
      <w:pPr>
        <w:keepNext/>
      </w:pPr>
      <w:r>
        <w:rPr>
          <w:noProof/>
        </w:rPr>
        <w:lastRenderedPageBreak/>
        <w:drawing>
          <wp:inline distT="0" distB="0" distL="0" distR="0" wp14:anchorId="5CEA5C76" wp14:editId="5C91D5E5">
            <wp:extent cx="6854190" cy="2853055"/>
            <wp:effectExtent l="0" t="0" r="3810" b="4445"/>
            <wp:docPr id="53" name="Picture 53">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a:hlinkClick r:id="rId103"/>
                    </pic:cNvPr>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6854190" cy="2853055"/>
                    </a:xfrm>
                    <a:prstGeom prst="rect">
                      <a:avLst/>
                    </a:prstGeom>
                    <a:noFill/>
                    <a:ln>
                      <a:noFill/>
                    </a:ln>
                  </pic:spPr>
                </pic:pic>
              </a:graphicData>
            </a:graphic>
          </wp:inline>
        </w:drawing>
      </w:r>
    </w:p>
    <w:p w14:paraId="0A38D59D" w14:textId="36750BFF" w:rsidR="0047353F" w:rsidRDefault="0047353F" w:rsidP="0047353F">
      <w:pPr>
        <w:pStyle w:val="Caption"/>
        <w:jc w:val="center"/>
      </w:pPr>
      <w:r>
        <w:t xml:space="preserve">Figure </w:t>
      </w:r>
      <w:fldSimple w:instr=" SEQ Figure \* ARABIC ">
        <w:r w:rsidR="007E4B27">
          <w:rPr>
            <w:noProof/>
          </w:rPr>
          <w:t>50</w:t>
        </w:r>
      </w:fldSimple>
    </w:p>
    <w:p w14:paraId="56249D6D" w14:textId="55B84EB0" w:rsidR="0047353F" w:rsidRDefault="0047353F" w:rsidP="0047353F"/>
    <w:p w14:paraId="1AAFABF4" w14:textId="31B1ABBC" w:rsidR="0047353F" w:rsidRDefault="0047353F" w:rsidP="0047353F">
      <w:r>
        <w:t>Similar functions were created for chart notes, and prescription information [figures 51 &amp; 52].</w:t>
      </w:r>
    </w:p>
    <w:p w14:paraId="4C7755B2" w14:textId="77777777" w:rsidR="0047353F" w:rsidRDefault="0047353F" w:rsidP="0047353F">
      <w:pPr>
        <w:keepNext/>
        <w:jc w:val="center"/>
      </w:pPr>
      <w:r>
        <w:rPr>
          <w:noProof/>
        </w:rPr>
        <w:drawing>
          <wp:inline distT="0" distB="0" distL="0" distR="0" wp14:anchorId="4E4D36B9" wp14:editId="61C7873C">
            <wp:extent cx="4454956" cy="3847796"/>
            <wp:effectExtent l="0" t="0" r="3175" b="635"/>
            <wp:docPr id="54" name="Picture 54">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a:hlinkClick r:id="rId105"/>
                    </pic:cNvPr>
                    <pic:cNvPicPr>
                      <a:picLocks noChangeAspect="1" noChangeArrowheads="1"/>
                    </pic:cNvPicPr>
                  </pic:nvPicPr>
                  <pic:blipFill rotWithShape="1">
                    <a:blip r:embed="rId106">
                      <a:extLst>
                        <a:ext uri="{28A0092B-C50C-407E-A947-70E740481C1C}">
                          <a14:useLocalDpi xmlns:a14="http://schemas.microsoft.com/office/drawing/2010/main" val="0"/>
                        </a:ext>
                      </a:extLst>
                    </a:blip>
                    <a:srcRect l="29136" t="25239" r="5859" b="2990"/>
                    <a:stretch/>
                  </pic:blipFill>
                  <pic:spPr bwMode="auto">
                    <a:xfrm>
                      <a:off x="0" y="0"/>
                      <a:ext cx="4454956" cy="3847796"/>
                    </a:xfrm>
                    <a:prstGeom prst="rect">
                      <a:avLst/>
                    </a:prstGeom>
                    <a:noFill/>
                    <a:ln>
                      <a:noFill/>
                    </a:ln>
                    <a:extLst>
                      <a:ext uri="{53640926-AAD7-44D8-BBD7-CCE9431645EC}">
                        <a14:shadowObscured xmlns:a14="http://schemas.microsoft.com/office/drawing/2010/main"/>
                      </a:ext>
                    </a:extLst>
                  </pic:spPr>
                </pic:pic>
              </a:graphicData>
            </a:graphic>
          </wp:inline>
        </w:drawing>
      </w:r>
    </w:p>
    <w:p w14:paraId="191F5EF7" w14:textId="6D0DF147" w:rsidR="0047353F" w:rsidRDefault="0047353F" w:rsidP="0047353F">
      <w:pPr>
        <w:pStyle w:val="Caption"/>
        <w:jc w:val="center"/>
      </w:pPr>
      <w:r>
        <w:t xml:space="preserve">Figure </w:t>
      </w:r>
      <w:fldSimple w:instr=" SEQ Figure \* ARABIC ">
        <w:r w:rsidR="007E4B27">
          <w:rPr>
            <w:noProof/>
          </w:rPr>
          <w:t>51</w:t>
        </w:r>
      </w:fldSimple>
    </w:p>
    <w:p w14:paraId="3D8857AB" w14:textId="77777777" w:rsidR="0047353F" w:rsidRDefault="0047353F" w:rsidP="0047353F">
      <w:pPr>
        <w:keepNext/>
        <w:jc w:val="center"/>
      </w:pPr>
      <w:r>
        <w:rPr>
          <w:noProof/>
        </w:rPr>
        <w:lastRenderedPageBreak/>
        <w:drawing>
          <wp:inline distT="0" distB="0" distL="0" distR="0" wp14:anchorId="57F41C47" wp14:editId="3E9BE8DB">
            <wp:extent cx="4945253" cy="4645025"/>
            <wp:effectExtent l="0" t="0" r="8255" b="3175"/>
            <wp:docPr id="55" name="Picture 55">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a:hlinkClick r:id="rId107"/>
                    </pic:cNvPr>
                    <pic:cNvPicPr>
                      <a:picLocks noChangeAspect="1" noChangeArrowheads="1"/>
                    </pic:cNvPicPr>
                  </pic:nvPicPr>
                  <pic:blipFill rotWithShape="1">
                    <a:blip r:embed="rId108">
                      <a:extLst>
                        <a:ext uri="{28A0092B-C50C-407E-A947-70E740481C1C}">
                          <a14:useLocalDpi xmlns:a14="http://schemas.microsoft.com/office/drawing/2010/main" val="0"/>
                        </a:ext>
                      </a:extLst>
                    </a:blip>
                    <a:srcRect l="27777"/>
                    <a:stretch/>
                  </pic:blipFill>
                  <pic:spPr bwMode="auto">
                    <a:xfrm>
                      <a:off x="0" y="0"/>
                      <a:ext cx="4945253" cy="4645025"/>
                    </a:xfrm>
                    <a:prstGeom prst="rect">
                      <a:avLst/>
                    </a:prstGeom>
                    <a:noFill/>
                    <a:ln>
                      <a:noFill/>
                    </a:ln>
                    <a:extLst>
                      <a:ext uri="{53640926-AAD7-44D8-BBD7-CCE9431645EC}">
                        <a14:shadowObscured xmlns:a14="http://schemas.microsoft.com/office/drawing/2010/main"/>
                      </a:ext>
                    </a:extLst>
                  </pic:spPr>
                </pic:pic>
              </a:graphicData>
            </a:graphic>
          </wp:inline>
        </w:drawing>
      </w:r>
    </w:p>
    <w:p w14:paraId="3298230C" w14:textId="099AA4CA" w:rsidR="0047353F" w:rsidRDefault="0047353F" w:rsidP="0047353F">
      <w:pPr>
        <w:pStyle w:val="Caption"/>
        <w:jc w:val="center"/>
      </w:pPr>
      <w:r>
        <w:t xml:space="preserve">Figure </w:t>
      </w:r>
      <w:fldSimple w:instr=" SEQ Figure \* ARABIC ">
        <w:r w:rsidR="007E4B27">
          <w:rPr>
            <w:noProof/>
          </w:rPr>
          <w:t>52</w:t>
        </w:r>
      </w:fldSimple>
    </w:p>
    <w:p w14:paraId="7FA5A8C9" w14:textId="35A103D9" w:rsidR="00531A98" w:rsidRDefault="00531A98" w:rsidP="00531A98">
      <w:r>
        <w:t xml:space="preserve">These functions were then combined into a view that creates a single field </w:t>
      </w:r>
      <w:r w:rsidR="006B7A75">
        <w:t>connected by PETID allowing for a full chart readout [figure 53].</w:t>
      </w:r>
    </w:p>
    <w:p w14:paraId="6ABF8086" w14:textId="77777777" w:rsidR="006B7A75" w:rsidRDefault="006B7A75" w:rsidP="006B7A75">
      <w:pPr>
        <w:keepNext/>
        <w:rPr>
          <w:noProof/>
        </w:rPr>
      </w:pPr>
    </w:p>
    <w:p w14:paraId="20223D21" w14:textId="1A813AF5" w:rsidR="006B7A75" w:rsidRDefault="006B7A75" w:rsidP="006B7A75">
      <w:pPr>
        <w:keepNext/>
        <w:jc w:val="center"/>
      </w:pPr>
      <w:r>
        <w:rPr>
          <w:noProof/>
        </w:rPr>
        <w:drawing>
          <wp:inline distT="0" distB="0" distL="0" distR="0" wp14:anchorId="449999FD" wp14:editId="7E40EE26">
            <wp:extent cx="5786501" cy="3635375"/>
            <wp:effectExtent l="0" t="0" r="5080" b="3175"/>
            <wp:docPr id="56" name="Picture 56">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a:hlinkClick r:id="rId109"/>
                    </pic:cNvPr>
                    <pic:cNvPicPr>
                      <a:picLocks noChangeAspect="1" noChangeArrowheads="1"/>
                    </pic:cNvPicPr>
                  </pic:nvPicPr>
                  <pic:blipFill rotWithShape="1">
                    <a:blip r:embed="rId110" cstate="print">
                      <a:extLst>
                        <a:ext uri="{28A0092B-C50C-407E-A947-70E740481C1C}">
                          <a14:useLocalDpi xmlns:a14="http://schemas.microsoft.com/office/drawing/2010/main" val="0"/>
                        </a:ext>
                      </a:extLst>
                    </a:blip>
                    <a:srcRect l="15491"/>
                    <a:stretch/>
                  </pic:blipFill>
                  <pic:spPr bwMode="auto">
                    <a:xfrm>
                      <a:off x="0" y="0"/>
                      <a:ext cx="5786501" cy="3635375"/>
                    </a:xfrm>
                    <a:prstGeom prst="rect">
                      <a:avLst/>
                    </a:prstGeom>
                    <a:noFill/>
                    <a:ln>
                      <a:noFill/>
                    </a:ln>
                    <a:extLst>
                      <a:ext uri="{53640926-AAD7-44D8-BBD7-CCE9431645EC}">
                        <a14:shadowObscured xmlns:a14="http://schemas.microsoft.com/office/drawing/2010/main"/>
                      </a:ext>
                    </a:extLst>
                  </pic:spPr>
                </pic:pic>
              </a:graphicData>
            </a:graphic>
          </wp:inline>
        </w:drawing>
      </w:r>
    </w:p>
    <w:p w14:paraId="7D1D6A34" w14:textId="4FF1420E" w:rsidR="006B7A75" w:rsidRDefault="006B7A75" w:rsidP="006B7A75">
      <w:pPr>
        <w:pStyle w:val="Caption"/>
        <w:jc w:val="center"/>
      </w:pPr>
      <w:r>
        <w:t xml:space="preserve">Figure </w:t>
      </w:r>
      <w:fldSimple w:instr=" SEQ Figure \* ARABIC ">
        <w:r w:rsidR="007E4B27">
          <w:rPr>
            <w:noProof/>
          </w:rPr>
          <w:t>53</w:t>
        </w:r>
      </w:fldSimple>
    </w:p>
    <w:p w14:paraId="2A9927B0" w14:textId="20361CF5" w:rsidR="00D208B3" w:rsidRDefault="00D208B3" w:rsidP="00D208B3">
      <w:r>
        <w:t>All of these functions and procedures were wrapped in an Oracle Package [CHART_PKG].</w:t>
      </w:r>
    </w:p>
    <w:p w14:paraId="66F982D3" w14:textId="0D1CD94F" w:rsidR="00D208B3" w:rsidRDefault="00D208B3" w:rsidP="00D208B3"/>
    <w:p w14:paraId="26C95A75" w14:textId="77777777" w:rsidR="00D208B3" w:rsidRPr="00D208B3" w:rsidRDefault="00D208B3" w:rsidP="00D208B3"/>
    <w:p w14:paraId="3367040E" w14:textId="76B2B683" w:rsidR="0047353F" w:rsidRDefault="006B7A75" w:rsidP="0047353F">
      <w:r>
        <w:t>------------ IF TIME</w:t>
      </w:r>
      <w:r w:rsidR="0047353F">
        <w:br w:type="textWrapping" w:clear="all"/>
      </w:r>
      <w:r w:rsidR="004C0F60">
        <w:t>This is more readable, but not quite as useful for searching.  Especially since everything is stored as a CLOB.</w:t>
      </w:r>
    </w:p>
    <w:p w14:paraId="4110B66D" w14:textId="38CC7388" w:rsidR="006B7A75" w:rsidRDefault="006B7A75" w:rsidP="0047353F">
      <w:r>
        <w:t>To assist programming with performing searches….</w:t>
      </w:r>
    </w:p>
    <w:p w14:paraId="0EB36E8C" w14:textId="167905C5" w:rsidR="006B7A75" w:rsidRDefault="006B7A75" w:rsidP="0047353F">
      <w:r>
        <w:t>-----------</w:t>
      </w:r>
    </w:p>
    <w:p w14:paraId="678FF7A1" w14:textId="3CD0443A" w:rsidR="004C0F60" w:rsidRDefault="00B451D4" w:rsidP="00B451D4">
      <w:pPr>
        <w:pStyle w:val="Heading4"/>
      </w:pPr>
      <w:r>
        <w:t>REPORT-01</w:t>
      </w:r>
      <w:r w:rsidR="008F7320">
        <w:t>: PART</w:t>
      </w:r>
      <w:r w:rsidR="003A34C4">
        <w:t xml:space="preserve"> 2 Traditionally joined chart</w:t>
      </w:r>
    </w:p>
    <w:p w14:paraId="24C7944D" w14:textId="53960414" w:rsidR="00B451D4" w:rsidRDefault="00B451D4" w:rsidP="00B451D4">
      <w:r>
        <w:t>I also created a traditional view involving a series of joins on the chart.  I started with a Materialized View that updates once a day, and then used plain English functions to translate the keys [figure 54]</w:t>
      </w:r>
      <w:r w:rsidR="008F7320">
        <w:rPr>
          <w:rStyle w:val="FootnoteReference"/>
        </w:rPr>
        <w:footnoteReference w:id="7"/>
      </w:r>
      <w:r>
        <w:t xml:space="preserve">.  </w:t>
      </w:r>
    </w:p>
    <w:p w14:paraId="4C588BE2" w14:textId="77777777" w:rsidR="008F7320" w:rsidRDefault="008F7320" w:rsidP="008F7320">
      <w:pPr>
        <w:keepNext/>
      </w:pPr>
      <w:r>
        <w:rPr>
          <w:noProof/>
        </w:rPr>
        <w:lastRenderedPageBreak/>
        <w:drawing>
          <wp:inline distT="0" distB="0" distL="0" distR="0" wp14:anchorId="42CB0C99" wp14:editId="1BFD2AC8">
            <wp:extent cx="6854190" cy="1623695"/>
            <wp:effectExtent l="0" t="0" r="3810" b="0"/>
            <wp:docPr id="57" name="Picture 57">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a:hlinkClick r:id="rId111"/>
                    </pic:cNvPr>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6854190" cy="1623695"/>
                    </a:xfrm>
                    <a:prstGeom prst="rect">
                      <a:avLst/>
                    </a:prstGeom>
                    <a:noFill/>
                    <a:ln>
                      <a:noFill/>
                    </a:ln>
                  </pic:spPr>
                </pic:pic>
              </a:graphicData>
            </a:graphic>
          </wp:inline>
        </w:drawing>
      </w:r>
    </w:p>
    <w:p w14:paraId="3D274B89" w14:textId="5FACCA75" w:rsidR="008F7320" w:rsidRDefault="008F7320" w:rsidP="008F7320">
      <w:pPr>
        <w:pStyle w:val="Caption"/>
        <w:jc w:val="center"/>
      </w:pPr>
      <w:r>
        <w:t xml:space="preserve">Figure </w:t>
      </w:r>
      <w:fldSimple w:instr=" SEQ Figure \* ARABIC ">
        <w:r w:rsidR="007E4B27">
          <w:rPr>
            <w:noProof/>
          </w:rPr>
          <w:t>54</w:t>
        </w:r>
      </w:fldSimple>
    </w:p>
    <w:p w14:paraId="05CAEF98" w14:textId="1D4F487A" w:rsidR="00B451D4" w:rsidRDefault="00B451D4" w:rsidP="00B451D4">
      <w:r>
        <w:t>While this table appears to have duplicate data; it does not.  The table is set up so that the important information in the chart header is still included with each row, and so that each individual prescription, procedure</w:t>
      </w:r>
      <w:ins w:id="93" w:author="Hicks, James K." w:date="2018-07-15T12:12:00Z">
        <w:r w:rsidR="00887061">
          <w:t>,</w:t>
        </w:r>
      </w:ins>
      <w:r>
        <w:t xml:space="preserve"> and</w:t>
      </w:r>
      <w:del w:id="94" w:author="Hicks, James K." w:date="2018-07-15T12:12:00Z">
        <w:r w:rsidDel="00887061">
          <w:delText>,</w:delText>
        </w:r>
      </w:del>
      <w:r>
        <w:t xml:space="preserve"> pathology lab shows on the chart. </w:t>
      </w:r>
      <w:del w:id="95" w:author="Hicks, James K." w:date="2018-07-15T12:12:00Z">
        <w:r w:rsidR="008F7320" w:rsidDel="00887061">
          <w:delText xml:space="preserve">Since </w:delText>
        </w:r>
      </w:del>
      <w:ins w:id="96" w:author="Hicks, James K." w:date="2018-07-15T12:12:00Z">
        <w:r w:rsidR="00887061">
          <w:t>Because</w:t>
        </w:r>
        <w:r w:rsidR="00887061">
          <w:t xml:space="preserve"> </w:t>
        </w:r>
      </w:ins>
      <w:r w:rsidR="008F7320">
        <w:t xml:space="preserve">there will only ever be one encounter per day (anything else would be an examination, and thus a clinical procedure) </w:t>
      </w:r>
      <w:commentRangeStart w:id="97"/>
      <w:r w:rsidR="008F7320">
        <w:t>that</w:t>
      </w:r>
      <w:commentRangeEnd w:id="97"/>
      <w:r w:rsidR="00887061">
        <w:rPr>
          <w:rStyle w:val="CommentReference"/>
        </w:rPr>
        <w:commentReference w:id="97"/>
      </w:r>
      <w:r w:rsidR="008F7320">
        <w:t xml:space="preserve"> is restricted to one occurrence in the where clause for [CHART_META_MV] which feeds [CHART_META_V]. </w:t>
      </w:r>
    </w:p>
    <w:p w14:paraId="65CE830D" w14:textId="77777777" w:rsidR="003A34C4" w:rsidRPr="00B451D4" w:rsidRDefault="003A34C4" w:rsidP="00B451D4"/>
    <w:p w14:paraId="4AF77ADF" w14:textId="404A8680" w:rsidR="00785E28" w:rsidRDefault="003A34C4" w:rsidP="003A34C4">
      <w:pPr>
        <w:pStyle w:val="Heading1"/>
        <w:rPr>
          <w:caps w:val="0"/>
        </w:rPr>
      </w:pPr>
      <w:bookmarkStart w:id="98" w:name="_Toc519361987"/>
      <w:r>
        <w:t xml:space="preserve">MISCELLANEOUS </w:t>
      </w:r>
      <w:r>
        <w:rPr>
          <w:caps w:val="0"/>
        </w:rPr>
        <w:t>TRANSACTIONS, REPORTS, AND VIEWS</w:t>
      </w:r>
      <w:bookmarkEnd w:id="98"/>
    </w:p>
    <w:p w14:paraId="0616C46E" w14:textId="7F8F2853" w:rsidR="003A34C4" w:rsidRDefault="003A34C4" w:rsidP="003A34C4">
      <w:pPr>
        <w:pStyle w:val="Heading2"/>
      </w:pPr>
      <w:bookmarkStart w:id="99" w:name="_Toc519361988"/>
      <w:r>
        <w:t>TRX-03 Inventory Disposable equipment</w:t>
      </w:r>
      <w:bookmarkEnd w:id="99"/>
    </w:p>
    <w:p w14:paraId="320AF50F" w14:textId="6C609566" w:rsidR="003A34C4" w:rsidRPr="003A34C4" w:rsidRDefault="003A34C4" w:rsidP="003A34C4">
      <w:r>
        <w:t>Client wished to have a table to inventory disposable equipment; a table was created to satisfy this need [DISPOSABLE_PRODUCTS].</w:t>
      </w:r>
    </w:p>
    <w:p w14:paraId="5F923B5A" w14:textId="50D2C05B" w:rsidR="003A34C4" w:rsidRDefault="003A34C4" w:rsidP="003A34C4">
      <w:pPr>
        <w:pStyle w:val="Heading2"/>
      </w:pPr>
      <w:bookmarkStart w:id="100" w:name="_Toc519361989"/>
      <w:r>
        <w:t>Blood Bank</w:t>
      </w:r>
      <w:bookmarkEnd w:id="100"/>
    </w:p>
    <w:p w14:paraId="402A3568" w14:textId="167C22F7" w:rsidR="003A34C4" w:rsidRDefault="003A34C4" w:rsidP="003A34C4">
      <w:pPr>
        <w:pStyle w:val="Heading3"/>
      </w:pPr>
      <w:r>
        <w:t>TRX-01 Keep track of blood inventory</w:t>
      </w:r>
    </w:p>
    <w:p w14:paraId="33560C56" w14:textId="50506709" w:rsidR="003A34C4" w:rsidRDefault="003A34C4" w:rsidP="003A34C4">
      <w:r>
        <w:t>A table was created to satisfy this need [LOCAL_BLOOD_BANK].</w:t>
      </w:r>
    </w:p>
    <w:p w14:paraId="378D9D36" w14:textId="6D4A2F66" w:rsidR="003A34C4" w:rsidRDefault="003A34C4" w:rsidP="003A34C4">
      <w:pPr>
        <w:pStyle w:val="Heading3"/>
      </w:pPr>
      <w:r>
        <w:t>TRX-11</w:t>
      </w:r>
      <w:r w:rsidR="00D208B3">
        <w:t xml:space="preserve"> See AVAILABLE blood</w:t>
      </w:r>
    </w:p>
    <w:p w14:paraId="520953A4" w14:textId="1A161DD7" w:rsidR="00D208B3" w:rsidRDefault="00D208B3" w:rsidP="00D208B3">
      <w:r>
        <w:t>Customer wanted to see</w:t>
      </w:r>
      <w:r w:rsidR="00F50E85">
        <w:t xml:space="preserve"> how much blood they have on hand, and how much per species</w:t>
      </w:r>
      <w:r>
        <w:t>.  To satisfy this need</w:t>
      </w:r>
      <w:ins w:id="101" w:author="Hicks, James K." w:date="2018-07-15T12:13:00Z">
        <w:r w:rsidR="00887061">
          <w:t>,</w:t>
        </w:r>
      </w:ins>
      <w:bookmarkStart w:id="102" w:name="_GoBack"/>
      <w:bookmarkEnd w:id="102"/>
      <w:r>
        <w:t xml:space="preserve"> I was able to create a view using Oracle’s powerful GROUP BY CUBE function as shown in figure 55.</w:t>
      </w:r>
      <w:r w:rsidR="00F50E85">
        <w:t xml:space="preserve">  A NVL function was created to fill in the top row as “Grand Total</w:t>
      </w:r>
      <w:proofErr w:type="gramStart"/>
      <w:r w:rsidR="00F50E85">
        <w:t>”  instead</w:t>
      </w:r>
      <w:proofErr w:type="gramEnd"/>
      <w:r w:rsidR="00F50E85">
        <w:t xml:space="preserve"> of (null) to avoid confusion.</w:t>
      </w:r>
    </w:p>
    <w:p w14:paraId="0EA79267" w14:textId="77777777" w:rsidR="00F50E85" w:rsidRDefault="00F50E85" w:rsidP="00F50E85">
      <w:pPr>
        <w:keepNext/>
        <w:jc w:val="center"/>
      </w:pPr>
      <w:r>
        <w:rPr>
          <w:noProof/>
        </w:rPr>
        <w:lastRenderedPageBreak/>
        <w:drawing>
          <wp:inline distT="0" distB="0" distL="0" distR="0" wp14:anchorId="7DAC82ED" wp14:editId="5A5F019D">
            <wp:extent cx="4905124" cy="3170294"/>
            <wp:effectExtent l="0" t="0" r="0" b="0"/>
            <wp:docPr id="58" name="Picture 58">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a:hlinkClick r:id="rId113"/>
                    </pic:cNvPr>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908712" cy="3172613"/>
                    </a:xfrm>
                    <a:prstGeom prst="rect">
                      <a:avLst/>
                    </a:prstGeom>
                    <a:noFill/>
                    <a:ln>
                      <a:noFill/>
                    </a:ln>
                  </pic:spPr>
                </pic:pic>
              </a:graphicData>
            </a:graphic>
          </wp:inline>
        </w:drawing>
      </w:r>
    </w:p>
    <w:p w14:paraId="0C697F4E" w14:textId="55CDFA34" w:rsidR="00F50E85" w:rsidRDefault="00F50E85" w:rsidP="00F50E85">
      <w:pPr>
        <w:pStyle w:val="Caption"/>
        <w:jc w:val="center"/>
      </w:pPr>
      <w:r>
        <w:t xml:space="preserve">Figure </w:t>
      </w:r>
      <w:fldSimple w:instr=" SEQ Figure \* ARABIC ">
        <w:r w:rsidR="007E4B27">
          <w:rPr>
            <w:noProof/>
          </w:rPr>
          <w:t>55</w:t>
        </w:r>
      </w:fldSimple>
    </w:p>
    <w:p w14:paraId="7D53DE4B" w14:textId="4FE4D7D0" w:rsidR="00F50E85" w:rsidRDefault="00F50E85" w:rsidP="00F50E85">
      <w:pPr>
        <w:pStyle w:val="Heading2"/>
      </w:pPr>
      <w:bookmarkStart w:id="103" w:name="_Toc519361990"/>
      <w:r>
        <w:t>Not included rules</w:t>
      </w:r>
      <w:bookmarkEnd w:id="103"/>
    </w:p>
    <w:p w14:paraId="1938304A" w14:textId="50B6ED4E" w:rsidR="00F50E85" w:rsidRDefault="00F50E85" w:rsidP="00F50E85">
      <w:r>
        <w:t>As with any project, requirements change or become obsolete during the building phase.  The following anticipated business rules, transactions or reports were not included:</w:t>
      </w:r>
    </w:p>
    <w:p w14:paraId="14BA9DDC" w14:textId="5D648628" w:rsidR="00F50E85" w:rsidRDefault="00F50E85" w:rsidP="00F50E85">
      <w:pPr>
        <w:pStyle w:val="ListBullet"/>
        <w:tabs>
          <w:tab w:val="clear" w:pos="360"/>
          <w:tab w:val="num" w:pos="1080"/>
        </w:tabs>
        <w:ind w:left="1080"/>
      </w:pPr>
      <w:r>
        <w:t>TRX-14: Patient Chart Global View—became obsolete after natural text and traditional tables were created.</w:t>
      </w:r>
    </w:p>
    <w:p w14:paraId="747BA550" w14:textId="14319BB0" w:rsidR="00F50E85" w:rsidRDefault="00F50E85" w:rsidP="00F50E85">
      <w:pPr>
        <w:pStyle w:val="ListBullet"/>
        <w:tabs>
          <w:tab w:val="clear" w:pos="360"/>
          <w:tab w:val="num" w:pos="1080"/>
        </w:tabs>
        <w:ind w:left="1080"/>
      </w:pPr>
      <w:r>
        <w:t>REPORT-04: Pharmacology by type—numerous efforts were made to get the pharmacists to explain what they meant by type.  It was unclear if they meant type as in: capsule, liquid, tablet, injection etc.; or did they mean type like: antibiotic, chemotherapeutics,</w:t>
      </w:r>
      <w:r w:rsidR="00294A87">
        <w:t xml:space="preserve"> antihistamines, NSAID, opioids, nerve-agents, etc.   The chemists and pharmacists simply did not make the time to specify this need, after numerous attempts and therefore the need will not be included in this iteration of the database.</w:t>
      </w:r>
    </w:p>
    <w:p w14:paraId="4E2E7AFD" w14:textId="77777777" w:rsidR="007E4B27" w:rsidRDefault="007E4B27" w:rsidP="007E4B27">
      <w:pPr>
        <w:pStyle w:val="ListBullet"/>
        <w:numPr>
          <w:ilvl w:val="0"/>
          <w:numId w:val="0"/>
        </w:numPr>
        <w:ind w:left="1080"/>
      </w:pPr>
    </w:p>
    <w:p w14:paraId="3F36BF80" w14:textId="44A08015" w:rsidR="00294A87" w:rsidRDefault="008331DC" w:rsidP="00294A87">
      <w:pPr>
        <w:pStyle w:val="Heading1"/>
      </w:pPr>
      <w:bookmarkStart w:id="104" w:name="_Toc519361991"/>
      <w:r>
        <w:t>PERFORMANCE TUNING</w:t>
      </w:r>
      <w:bookmarkEnd w:id="104"/>
    </w:p>
    <w:p w14:paraId="5C5E7367" w14:textId="75EF3B85" w:rsidR="008331DC" w:rsidRDefault="008331DC" w:rsidP="008331DC">
      <w:r>
        <w:t>The highly normalized tables, meaning tables with minimized data redundancies reduces some of the needs for performance tuning as there is fairly high ratio of keys to attributes</w:t>
      </w:r>
      <w:r>
        <w:fldChar w:fldCharType="begin"/>
      </w:r>
      <w:r>
        <w:instrText xml:space="preserve"> ADDIN ZOTERO_ITEM CSL_CITATION {"citationID":"VfQM73qn","properties":{"formattedCitation":"(Coronel &amp; Morris, 2017)","plainCitation":"(Coronel &amp; Morris, 2017)","noteIndex":0},"citationItems":[{"id":1436,"uris":["http://zotero.org/users/19325/items/VMTAD7FI"],"uri":["http://zotero.org/users/19325/items/VMTAD7FI"],"itemData":{"id":1436,"type":"book","title":"Database systems: design, implementation, and management.","source":"Open WorldCat","abstract":"\"Give students a solid foundation in database design and implementation with the practical and easy-to-understand approach in DATABASE SYSTEMS: DESIGN, IMPLEMENTATION, AND MANAGEMENT, 12E. Filled with diagrams, illustrations, and tables, this market-leading text provides in-depth coverage of database design. Students learn the key to successful database implementation is the proper design of databases to fit within a larger strategic view of the data environment. This book combines a clear, straightforward writing style with an outstanding balance of theory and practice. Students gain the hands-on skills to make them attractive to employers. Updates include the latest coverage of cloud data services and a new chapter on Big Data Analytics and NoSQL, including related Hadoop technologies. In addition, new review questions, problem sets, and cases offer multiple opportunities for students to test their understanding and develop useful design skills.\" --Publisher.","ISBN":"978-1-305-62748-2","note":"OCLC: 945782247","shortTitle":"Database systems","language":"English","author":[{"family":"Coronel","given":"Carlos"},{"family":"Morris","given":"Steven"}],"issued":{"date-parts":[["2017"]]}}}],"schema":"https://github.com/citation-style-language/schema/raw/master/csl-citation.json"} </w:instrText>
      </w:r>
      <w:r>
        <w:fldChar w:fldCharType="separate"/>
      </w:r>
      <w:r w:rsidRPr="008331DC">
        <w:rPr>
          <w:rFonts w:ascii="Corbel" w:hAnsi="Corbel"/>
        </w:rPr>
        <w:t>(Coronel &amp; Morris, 2017)</w:t>
      </w:r>
      <w:r>
        <w:fldChar w:fldCharType="end"/>
      </w:r>
      <w:r>
        <w:t>.  Key indexes are quite helpful, but ultimately not sufficient for a live database.  So, to anticipate what would be the most queried areas of the database the following indexes were added</w:t>
      </w:r>
      <w:r w:rsidR="00837332">
        <w:t xml:space="preserve"> [figure 56].</w:t>
      </w:r>
      <w:r w:rsidR="007E4B27">
        <w:t xml:space="preserve">  The indexes on the tables that make up the chart are dual attribute indexes of PETID and that table’s date attribute (for example PETID and DATE_PRESCRIBED).  This type of indexing was chosen in anticipation of vets needing to search or sort by a patient’s events within a specific date range.</w:t>
      </w:r>
    </w:p>
    <w:p w14:paraId="75CB52BA" w14:textId="77777777" w:rsidR="007E4B27" w:rsidRDefault="007E4B27" w:rsidP="008331DC"/>
    <w:p w14:paraId="24EC13EC" w14:textId="77777777" w:rsidR="007E4B27" w:rsidRDefault="007E4B27" w:rsidP="007E4B27">
      <w:pPr>
        <w:keepNext/>
        <w:jc w:val="center"/>
      </w:pPr>
      <w:r>
        <w:rPr>
          <w:noProof/>
        </w:rPr>
        <w:lastRenderedPageBreak/>
        <w:drawing>
          <wp:inline distT="0" distB="0" distL="0" distR="0" wp14:anchorId="50919742" wp14:editId="09CDBE67">
            <wp:extent cx="6854190" cy="3620770"/>
            <wp:effectExtent l="0" t="0" r="3810" b="0"/>
            <wp:docPr id="59" name="Picture 59">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a:hlinkClick r:id="rId115"/>
                    </pic:cNvPr>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6854190" cy="3620770"/>
                    </a:xfrm>
                    <a:prstGeom prst="rect">
                      <a:avLst/>
                    </a:prstGeom>
                    <a:noFill/>
                    <a:ln>
                      <a:noFill/>
                    </a:ln>
                  </pic:spPr>
                </pic:pic>
              </a:graphicData>
            </a:graphic>
          </wp:inline>
        </w:drawing>
      </w:r>
    </w:p>
    <w:p w14:paraId="3D33E19B" w14:textId="7F213244" w:rsidR="007E4B27" w:rsidRDefault="007E4B27" w:rsidP="007E4B27">
      <w:pPr>
        <w:pStyle w:val="Caption"/>
        <w:jc w:val="center"/>
      </w:pPr>
      <w:r>
        <w:t xml:space="preserve">Figure </w:t>
      </w:r>
      <w:fldSimple w:instr=" SEQ Figure \* ARABIC ">
        <w:r>
          <w:rPr>
            <w:noProof/>
          </w:rPr>
          <w:t>56</w:t>
        </w:r>
      </w:fldSimple>
    </w:p>
    <w:p w14:paraId="5578E689" w14:textId="13A3D131" w:rsidR="008331DC" w:rsidRPr="008331DC" w:rsidRDefault="008331DC" w:rsidP="008331DC">
      <w:pPr>
        <w:pStyle w:val="ListBullet"/>
        <w:numPr>
          <w:ilvl w:val="0"/>
          <w:numId w:val="0"/>
        </w:numPr>
        <w:ind w:left="1080"/>
      </w:pPr>
    </w:p>
    <w:p w14:paraId="62C3E484" w14:textId="77777777" w:rsidR="00F50E85" w:rsidRDefault="00F50E85" w:rsidP="007E4B27"/>
    <w:p w14:paraId="204E1E98" w14:textId="77777777" w:rsidR="00D208B3" w:rsidRPr="00D208B3" w:rsidRDefault="00D208B3" w:rsidP="00D208B3"/>
    <w:p w14:paraId="72F1C61F" w14:textId="3F428890" w:rsidR="003A34C4" w:rsidRDefault="00341020" w:rsidP="00630AF9">
      <w:pPr>
        <w:pStyle w:val="Heading1"/>
      </w:pPr>
      <w:bookmarkStart w:id="105" w:name="_Toc519361992"/>
      <w:r>
        <w:rPr>
          <w:caps w:val="0"/>
        </w:rPr>
        <w:t>DATA STRUCTURES AND PROGRAM UNITS</w:t>
      </w:r>
      <w:bookmarkEnd w:id="105"/>
    </w:p>
    <w:p w14:paraId="5C73A6E5" w14:textId="6FEEA73A" w:rsidR="00630AF9" w:rsidRPr="00630AF9" w:rsidRDefault="00630AF9" w:rsidP="00630AF9">
      <w:r>
        <w:t>This section shows the list of data structures and program units in the database; through SQL Developer’s directory-style navigation, and then through data dictionary views.</w:t>
      </w:r>
    </w:p>
    <w:p w14:paraId="7461D8A0" w14:textId="5373B483" w:rsidR="00630AF9" w:rsidRDefault="00341020" w:rsidP="00630AF9">
      <w:pPr>
        <w:pStyle w:val="Heading2"/>
      </w:pPr>
      <w:bookmarkStart w:id="106" w:name="_Toc519361993"/>
      <w:r>
        <w:t>T</w:t>
      </w:r>
      <w:r w:rsidR="00630AF9">
        <w:t>ables</w:t>
      </w:r>
      <w:bookmarkEnd w:id="106"/>
    </w:p>
    <w:p w14:paraId="56833FD5" w14:textId="5A7633A8" w:rsidR="00630AF9" w:rsidRDefault="00630AF9" w:rsidP="00630AF9"/>
    <w:p w14:paraId="03A897EA" w14:textId="75D8A45A" w:rsidR="00DA36DC" w:rsidRDefault="00DA36DC" w:rsidP="00630AF9"/>
    <w:p w14:paraId="13260151" w14:textId="340D3434" w:rsidR="00DA36DC" w:rsidRDefault="00DA36DC" w:rsidP="00630AF9"/>
    <w:p w14:paraId="79987612" w14:textId="40D94BFD" w:rsidR="00341020" w:rsidRDefault="00341020">
      <w:r>
        <w:br w:type="page"/>
      </w:r>
    </w:p>
    <w:p w14:paraId="5391F7FF" w14:textId="00A9C9A2" w:rsidR="00DA36DC" w:rsidRDefault="00341020" w:rsidP="00341020">
      <w:pPr>
        <w:pStyle w:val="Heading1"/>
      </w:pPr>
      <w:bookmarkStart w:id="107" w:name="_Toc519361994"/>
      <w:r>
        <w:lastRenderedPageBreak/>
        <w:t>BIBLIOGRAPHY</w:t>
      </w:r>
      <w:bookmarkEnd w:id="107"/>
    </w:p>
    <w:tbl>
      <w:tblPr>
        <w:tblStyle w:val="TableGrid"/>
        <w:tblpPr w:leftFromText="180" w:rightFromText="180" w:vertAnchor="page" w:horzAnchor="margin" w:tblpY="2374"/>
        <w:tblW w:w="10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80"/>
      </w:tblGrid>
      <w:tr w:rsidR="00506315" w14:paraId="0A1E31FA" w14:textId="77777777" w:rsidTr="00506315">
        <w:tc>
          <w:tcPr>
            <w:tcW w:w="10980" w:type="dxa"/>
          </w:tcPr>
          <w:p w14:paraId="3F35B2EE" w14:textId="77777777" w:rsidR="00506315" w:rsidRPr="00FD0F2A" w:rsidRDefault="00506315" w:rsidP="00506315">
            <w:pPr>
              <w:rPr>
                <w:rFonts w:cstheme="minorHAnsi"/>
                <w:sz w:val="20"/>
                <w:szCs w:val="20"/>
              </w:rPr>
            </w:pPr>
            <w:r w:rsidRPr="00FD0F2A">
              <w:rPr>
                <w:rFonts w:cstheme="minorHAnsi"/>
                <w:sz w:val="20"/>
                <w:szCs w:val="20"/>
              </w:rPr>
              <w:t>ASSM - Oracle FAQ. (n.d.). Retrieved October 15, 2016, from http://www.orafaq.com/wiki/ASSM</w:t>
            </w:r>
          </w:p>
        </w:tc>
      </w:tr>
      <w:tr w:rsidR="00506315" w14:paraId="37A304F9" w14:textId="77777777" w:rsidTr="00506315">
        <w:trPr>
          <w:trHeight w:hRule="exact" w:val="72"/>
        </w:trPr>
        <w:tc>
          <w:tcPr>
            <w:tcW w:w="10980" w:type="dxa"/>
          </w:tcPr>
          <w:p w14:paraId="436FEB4F" w14:textId="77777777" w:rsidR="00506315" w:rsidRPr="00FD0F2A" w:rsidRDefault="00506315" w:rsidP="00506315">
            <w:pPr>
              <w:rPr>
                <w:rFonts w:cstheme="minorHAnsi"/>
                <w:sz w:val="20"/>
                <w:szCs w:val="20"/>
              </w:rPr>
            </w:pPr>
          </w:p>
        </w:tc>
      </w:tr>
      <w:tr w:rsidR="00506315" w14:paraId="74824FA4" w14:textId="77777777" w:rsidTr="00506315">
        <w:tc>
          <w:tcPr>
            <w:tcW w:w="10980" w:type="dxa"/>
          </w:tcPr>
          <w:p w14:paraId="0402A50B" w14:textId="77777777" w:rsidR="00506315" w:rsidRPr="00FD0F2A" w:rsidRDefault="00506315" w:rsidP="00506315">
            <w:pPr>
              <w:rPr>
                <w:rFonts w:cstheme="minorHAnsi"/>
                <w:sz w:val="20"/>
                <w:szCs w:val="20"/>
              </w:rPr>
            </w:pPr>
            <w:r w:rsidRPr="00FD0F2A">
              <w:rPr>
                <w:rFonts w:cstheme="minorHAnsi"/>
                <w:sz w:val="20"/>
                <w:szCs w:val="20"/>
              </w:rPr>
              <w:t xml:space="preserve">ASSM, </w:t>
            </w:r>
            <w:proofErr w:type="spellStart"/>
            <w:r w:rsidRPr="00FD0F2A">
              <w:rPr>
                <w:rFonts w:cstheme="minorHAnsi"/>
                <w:sz w:val="20"/>
                <w:szCs w:val="20"/>
              </w:rPr>
              <w:t>freelists</w:t>
            </w:r>
            <w:proofErr w:type="spellEnd"/>
            <w:r w:rsidRPr="00FD0F2A">
              <w:rPr>
                <w:rFonts w:cstheme="minorHAnsi"/>
                <w:sz w:val="20"/>
                <w:szCs w:val="20"/>
              </w:rPr>
              <w:t xml:space="preserve"> and PCTFREE. (n.d.). Retrieved October 15, 2016, from http://www.dba-oracle.com/t_assm_freelists_pctfree.htm</w:t>
            </w:r>
          </w:p>
        </w:tc>
      </w:tr>
      <w:tr w:rsidR="00506315" w14:paraId="275DE569" w14:textId="77777777" w:rsidTr="00506315">
        <w:trPr>
          <w:trHeight w:hRule="exact" w:val="72"/>
        </w:trPr>
        <w:tc>
          <w:tcPr>
            <w:tcW w:w="10980" w:type="dxa"/>
          </w:tcPr>
          <w:p w14:paraId="46362CB5" w14:textId="77777777" w:rsidR="00506315" w:rsidRPr="00FD0F2A" w:rsidRDefault="00506315" w:rsidP="00506315">
            <w:pPr>
              <w:rPr>
                <w:rFonts w:cstheme="minorHAnsi"/>
                <w:sz w:val="20"/>
                <w:szCs w:val="20"/>
              </w:rPr>
            </w:pPr>
          </w:p>
        </w:tc>
      </w:tr>
      <w:tr w:rsidR="00506315" w14:paraId="6A466AE1" w14:textId="77777777" w:rsidTr="00506315">
        <w:tc>
          <w:tcPr>
            <w:tcW w:w="10980" w:type="dxa"/>
          </w:tcPr>
          <w:p w14:paraId="68A703B7" w14:textId="0157A818" w:rsidR="00506315" w:rsidRDefault="00506315" w:rsidP="00506315">
            <w:pPr>
              <w:rPr>
                <w:rFonts w:cstheme="minorHAnsi"/>
              </w:rPr>
            </w:pPr>
            <w:r>
              <w:rPr>
                <w:rFonts w:cstheme="minorHAnsi"/>
              </w:rPr>
              <w:t>Babler, Dave Case Study for Developing a Veterinary Database (2018, June 12). Unpublished</w:t>
            </w:r>
            <w:r w:rsidR="00200C5E">
              <w:rPr>
                <w:rFonts w:cstheme="minorHAnsi"/>
              </w:rPr>
              <w:t>. Department of Computer Science, Hillsborough Community College, Tampa, FL.</w:t>
            </w:r>
            <w:r>
              <w:rPr>
                <w:rFonts w:cstheme="minorHAnsi"/>
              </w:rPr>
              <w:t xml:space="preserve"> </w:t>
            </w:r>
          </w:p>
        </w:tc>
      </w:tr>
      <w:tr w:rsidR="00506315" w14:paraId="79FFD2E6" w14:textId="77777777" w:rsidTr="00200C5E">
        <w:trPr>
          <w:trHeight w:hRule="exact" w:val="72"/>
        </w:trPr>
        <w:tc>
          <w:tcPr>
            <w:tcW w:w="10980" w:type="dxa"/>
          </w:tcPr>
          <w:p w14:paraId="6BF03A77" w14:textId="77777777" w:rsidR="00506315" w:rsidRDefault="00506315" w:rsidP="00506315">
            <w:pPr>
              <w:rPr>
                <w:rFonts w:cstheme="minorHAnsi"/>
              </w:rPr>
            </w:pPr>
          </w:p>
        </w:tc>
      </w:tr>
      <w:tr w:rsidR="00506315" w14:paraId="45EA40D6" w14:textId="77777777" w:rsidTr="00506315">
        <w:tc>
          <w:tcPr>
            <w:tcW w:w="10980" w:type="dxa"/>
          </w:tcPr>
          <w:p w14:paraId="5836B5D3" w14:textId="7BDC27DC" w:rsidR="00506315" w:rsidRPr="00FD0F2A" w:rsidRDefault="00506315" w:rsidP="00506315">
            <w:pPr>
              <w:rPr>
                <w:rFonts w:cstheme="minorHAnsi"/>
                <w:sz w:val="20"/>
                <w:szCs w:val="20"/>
              </w:rPr>
            </w:pPr>
            <w:r w:rsidRPr="00FD0F2A">
              <w:rPr>
                <w:rFonts w:cstheme="minorHAnsi"/>
                <w:sz w:val="20"/>
                <w:szCs w:val="20"/>
              </w:rPr>
              <w:t>Burleson, D. (2003, January 13). Oracle9i’s automatic segment space management improves segment storage internals. Retrieved October 16, 2016, from http://www.techrepublic.com/article/oracle9is-automatic-segment-space-management-improves-segment-storage-internals/</w:t>
            </w:r>
          </w:p>
        </w:tc>
      </w:tr>
      <w:tr w:rsidR="00506315" w14:paraId="39244017" w14:textId="77777777" w:rsidTr="00506315">
        <w:trPr>
          <w:trHeight w:hRule="exact" w:val="72"/>
        </w:trPr>
        <w:tc>
          <w:tcPr>
            <w:tcW w:w="10980" w:type="dxa"/>
          </w:tcPr>
          <w:p w14:paraId="46C61BC5" w14:textId="77777777" w:rsidR="00506315" w:rsidRPr="00FD0F2A" w:rsidRDefault="00506315" w:rsidP="00506315">
            <w:pPr>
              <w:rPr>
                <w:rFonts w:cstheme="minorHAnsi"/>
                <w:sz w:val="20"/>
                <w:szCs w:val="20"/>
              </w:rPr>
            </w:pPr>
          </w:p>
        </w:tc>
      </w:tr>
      <w:tr w:rsidR="00506315" w14:paraId="3A0162BA" w14:textId="77777777" w:rsidTr="00506315">
        <w:tc>
          <w:tcPr>
            <w:tcW w:w="10980" w:type="dxa"/>
          </w:tcPr>
          <w:p w14:paraId="3EBB7EEF" w14:textId="77777777" w:rsidR="00506315" w:rsidRPr="00FD0F2A" w:rsidRDefault="00506315" w:rsidP="00506315">
            <w:pPr>
              <w:rPr>
                <w:rFonts w:cstheme="minorHAnsi"/>
                <w:sz w:val="20"/>
                <w:szCs w:val="20"/>
              </w:rPr>
            </w:pPr>
            <w:r w:rsidRPr="00FD0F2A">
              <w:rPr>
                <w:rFonts w:cstheme="minorHAnsi"/>
                <w:sz w:val="20"/>
                <w:szCs w:val="20"/>
              </w:rPr>
              <w:t>Data Blocks, Extents, and Segments. (n.d.). Retrieved October 15, 2016, from https://docs.oracle.com/cd/A57673_01/DOC/server/doc/SCN73/ch3.htm</w:t>
            </w:r>
          </w:p>
        </w:tc>
      </w:tr>
      <w:tr w:rsidR="00506315" w14:paraId="32D094B0" w14:textId="77777777" w:rsidTr="00506315">
        <w:trPr>
          <w:trHeight w:hRule="exact" w:val="72"/>
        </w:trPr>
        <w:tc>
          <w:tcPr>
            <w:tcW w:w="10980" w:type="dxa"/>
          </w:tcPr>
          <w:p w14:paraId="6235537C" w14:textId="77777777" w:rsidR="00506315" w:rsidRPr="00FD0F2A" w:rsidRDefault="00506315" w:rsidP="00506315">
            <w:pPr>
              <w:rPr>
                <w:rFonts w:cstheme="minorHAnsi"/>
                <w:sz w:val="20"/>
                <w:szCs w:val="20"/>
              </w:rPr>
            </w:pPr>
          </w:p>
        </w:tc>
      </w:tr>
      <w:tr w:rsidR="00506315" w14:paraId="193934DB" w14:textId="77777777" w:rsidTr="00506315">
        <w:tc>
          <w:tcPr>
            <w:tcW w:w="10980" w:type="dxa"/>
          </w:tcPr>
          <w:p w14:paraId="06E4F936" w14:textId="77777777" w:rsidR="00506315" w:rsidRPr="00FD0F2A" w:rsidRDefault="00506315" w:rsidP="00506315">
            <w:pPr>
              <w:rPr>
                <w:rFonts w:cstheme="minorHAnsi"/>
                <w:sz w:val="20"/>
                <w:szCs w:val="20"/>
              </w:rPr>
            </w:pPr>
            <w:r w:rsidRPr="00FD0F2A">
              <w:rPr>
                <w:rFonts w:cstheme="minorHAnsi"/>
                <w:sz w:val="20"/>
                <w:szCs w:val="20"/>
              </w:rPr>
              <w:t>Database Concepts. (n.d.). Retrieved September 29, 2016, from https://docs.oracle.com/cd/B19306_01/server.102/b14220/physical.htm</w:t>
            </w:r>
          </w:p>
        </w:tc>
      </w:tr>
      <w:tr w:rsidR="00506315" w14:paraId="14BF8C1F" w14:textId="77777777" w:rsidTr="00506315">
        <w:trPr>
          <w:trHeight w:hRule="exact" w:val="72"/>
        </w:trPr>
        <w:tc>
          <w:tcPr>
            <w:tcW w:w="10980" w:type="dxa"/>
          </w:tcPr>
          <w:p w14:paraId="42AD7DCA" w14:textId="77777777" w:rsidR="00506315" w:rsidRPr="00FD0F2A" w:rsidRDefault="00506315" w:rsidP="00506315">
            <w:pPr>
              <w:rPr>
                <w:rFonts w:cstheme="minorHAnsi"/>
                <w:sz w:val="20"/>
                <w:szCs w:val="20"/>
              </w:rPr>
            </w:pPr>
          </w:p>
        </w:tc>
      </w:tr>
      <w:tr w:rsidR="00506315" w14:paraId="2D9D18F2" w14:textId="77777777" w:rsidTr="00506315">
        <w:trPr>
          <w:trHeight w:val="360"/>
        </w:trPr>
        <w:tc>
          <w:tcPr>
            <w:tcW w:w="10980" w:type="dxa"/>
          </w:tcPr>
          <w:p w14:paraId="136F3DA8" w14:textId="77777777" w:rsidR="00506315" w:rsidRPr="00FD0F2A" w:rsidRDefault="00506315" w:rsidP="00506315">
            <w:pPr>
              <w:rPr>
                <w:rFonts w:cstheme="minorHAnsi"/>
                <w:sz w:val="20"/>
                <w:szCs w:val="20"/>
              </w:rPr>
            </w:pPr>
            <w:r w:rsidRPr="00FD0F2A">
              <w:rPr>
                <w:rFonts w:cstheme="minorHAnsi"/>
                <w:sz w:val="20"/>
                <w:szCs w:val="20"/>
              </w:rPr>
              <w:t>Dr. J.K. Hicks. (2018, May 31). Interview with clinical pharmacologist covering in general how some human related medical reporting may relate to veterinary needs. [In Person].</w:t>
            </w:r>
          </w:p>
        </w:tc>
      </w:tr>
      <w:tr w:rsidR="00506315" w14:paraId="74CD336B" w14:textId="77777777" w:rsidTr="00506315">
        <w:trPr>
          <w:trHeight w:hRule="exact" w:val="72"/>
        </w:trPr>
        <w:tc>
          <w:tcPr>
            <w:tcW w:w="10980" w:type="dxa"/>
          </w:tcPr>
          <w:p w14:paraId="7ED2B741" w14:textId="77777777" w:rsidR="00506315" w:rsidRPr="00FD0F2A" w:rsidRDefault="00506315" w:rsidP="00506315">
            <w:pPr>
              <w:rPr>
                <w:rFonts w:cstheme="minorHAnsi"/>
                <w:sz w:val="20"/>
                <w:szCs w:val="20"/>
              </w:rPr>
            </w:pPr>
          </w:p>
        </w:tc>
      </w:tr>
      <w:tr w:rsidR="00506315" w:rsidRPr="00976ACC" w14:paraId="030C8DCB" w14:textId="77777777" w:rsidTr="00506315">
        <w:tc>
          <w:tcPr>
            <w:tcW w:w="10980" w:type="dxa"/>
          </w:tcPr>
          <w:p w14:paraId="7F3A84FB" w14:textId="77777777" w:rsidR="00506315" w:rsidRPr="00FD0F2A" w:rsidRDefault="00506315" w:rsidP="00506315">
            <w:pPr>
              <w:rPr>
                <w:rFonts w:cstheme="minorHAnsi"/>
                <w:sz w:val="20"/>
                <w:szCs w:val="20"/>
              </w:rPr>
            </w:pPr>
            <w:r w:rsidRPr="00FD0F2A">
              <w:rPr>
                <w:rFonts w:cstheme="minorHAnsi"/>
                <w:sz w:val="20"/>
                <w:szCs w:val="20"/>
              </w:rPr>
              <w:t>Hall, T. (n.d.). ORACLE-BASE - Oracle Automatic Segment Space Management. Retrieved October 15, 2016, from https://oracle-base.com/articles/9i/automatic-segment-free-space-management</w:t>
            </w:r>
          </w:p>
        </w:tc>
      </w:tr>
      <w:tr w:rsidR="00506315" w14:paraId="3CB4CFBA" w14:textId="77777777" w:rsidTr="00506315">
        <w:trPr>
          <w:trHeight w:hRule="exact" w:val="72"/>
        </w:trPr>
        <w:tc>
          <w:tcPr>
            <w:tcW w:w="10980" w:type="dxa"/>
          </w:tcPr>
          <w:p w14:paraId="13A85AEC" w14:textId="77777777" w:rsidR="00506315" w:rsidRPr="00FD0F2A" w:rsidRDefault="00506315" w:rsidP="00506315">
            <w:pPr>
              <w:rPr>
                <w:rFonts w:cstheme="minorHAnsi"/>
                <w:sz w:val="20"/>
                <w:szCs w:val="20"/>
              </w:rPr>
            </w:pPr>
          </w:p>
        </w:tc>
      </w:tr>
      <w:tr w:rsidR="00506315" w:rsidRPr="004C5704" w14:paraId="1A8C3C50" w14:textId="77777777" w:rsidTr="00506315">
        <w:tc>
          <w:tcPr>
            <w:tcW w:w="10980" w:type="dxa"/>
          </w:tcPr>
          <w:p w14:paraId="7F91E1B1" w14:textId="77777777" w:rsidR="00506315" w:rsidRPr="00FD0F2A" w:rsidRDefault="00506315" w:rsidP="00506315">
            <w:pPr>
              <w:rPr>
                <w:rFonts w:cstheme="minorHAnsi"/>
                <w:sz w:val="20"/>
                <w:szCs w:val="20"/>
              </w:rPr>
            </w:pPr>
            <w:r w:rsidRPr="00FD0F2A">
              <w:rPr>
                <w:rFonts w:cstheme="minorHAnsi"/>
                <w:sz w:val="20"/>
                <w:szCs w:val="20"/>
              </w:rPr>
              <w:t>Hass, M. (2015, February 10). Part 1 of 3: Oracle Database Compression. Retrieved October 15, 2016, from http://www.mythics.com/about/blog/part-1-of-3-oracle-database-compression</w:t>
            </w:r>
          </w:p>
        </w:tc>
      </w:tr>
      <w:tr w:rsidR="00506315" w14:paraId="43A5F487" w14:textId="77777777" w:rsidTr="00506315">
        <w:trPr>
          <w:trHeight w:hRule="exact" w:val="72"/>
        </w:trPr>
        <w:tc>
          <w:tcPr>
            <w:tcW w:w="10980" w:type="dxa"/>
          </w:tcPr>
          <w:p w14:paraId="10F28A07" w14:textId="77777777" w:rsidR="00506315" w:rsidRPr="00FD0F2A" w:rsidRDefault="00506315" w:rsidP="00506315">
            <w:pPr>
              <w:rPr>
                <w:rFonts w:cstheme="minorHAnsi"/>
                <w:sz w:val="20"/>
                <w:szCs w:val="20"/>
              </w:rPr>
            </w:pPr>
          </w:p>
        </w:tc>
      </w:tr>
      <w:tr w:rsidR="00506315" w:rsidRPr="00905877" w14:paraId="0B9BDECC" w14:textId="77777777" w:rsidTr="00506315">
        <w:tc>
          <w:tcPr>
            <w:tcW w:w="10980" w:type="dxa"/>
          </w:tcPr>
          <w:p w14:paraId="50A2AB8B" w14:textId="77777777" w:rsidR="00506315" w:rsidRPr="00FD0F2A" w:rsidRDefault="00506315" w:rsidP="00506315">
            <w:pPr>
              <w:rPr>
                <w:rFonts w:cstheme="minorHAnsi"/>
                <w:sz w:val="20"/>
                <w:szCs w:val="20"/>
              </w:rPr>
            </w:pPr>
            <w:proofErr w:type="spellStart"/>
            <w:r w:rsidRPr="00FD0F2A">
              <w:rPr>
                <w:rFonts w:cstheme="minorHAnsi"/>
                <w:sz w:val="20"/>
                <w:szCs w:val="20"/>
              </w:rPr>
              <w:t>Jaquier</w:t>
            </w:r>
            <w:proofErr w:type="spellEnd"/>
            <w:r w:rsidRPr="00FD0F2A">
              <w:rPr>
                <w:rFonts w:cstheme="minorHAnsi"/>
                <w:sz w:val="20"/>
                <w:szCs w:val="20"/>
              </w:rPr>
              <w:t>, Y. (2010, May 1). Data compression with Oracle 11gR2. Retrieved October 15, 2016, from http://blog.yannickjaquier.com/oracle/data-compression-with-oracle-11gr2.html</w:t>
            </w:r>
          </w:p>
        </w:tc>
      </w:tr>
      <w:tr w:rsidR="00506315" w14:paraId="3901A3EC" w14:textId="77777777" w:rsidTr="00506315">
        <w:trPr>
          <w:trHeight w:hRule="exact" w:val="72"/>
        </w:trPr>
        <w:tc>
          <w:tcPr>
            <w:tcW w:w="10980" w:type="dxa"/>
          </w:tcPr>
          <w:p w14:paraId="75BEEFC7" w14:textId="77777777" w:rsidR="00506315" w:rsidRPr="00FD0F2A" w:rsidRDefault="00506315" w:rsidP="00506315">
            <w:pPr>
              <w:rPr>
                <w:rFonts w:cstheme="minorHAnsi"/>
                <w:sz w:val="20"/>
                <w:szCs w:val="20"/>
              </w:rPr>
            </w:pPr>
          </w:p>
        </w:tc>
      </w:tr>
      <w:tr w:rsidR="00506315" w:rsidRPr="00F95203" w14:paraId="384E50A0" w14:textId="77777777" w:rsidTr="00506315">
        <w:tc>
          <w:tcPr>
            <w:tcW w:w="10980" w:type="dxa"/>
          </w:tcPr>
          <w:p w14:paraId="0EFA6DAD" w14:textId="77777777" w:rsidR="00506315" w:rsidRPr="00FD0F2A" w:rsidRDefault="00506315" w:rsidP="00506315">
            <w:pPr>
              <w:rPr>
                <w:rFonts w:cstheme="minorHAnsi"/>
                <w:sz w:val="20"/>
                <w:szCs w:val="20"/>
              </w:rPr>
            </w:pPr>
            <w:r w:rsidRPr="00FD0F2A">
              <w:rPr>
                <w:rFonts w:cstheme="minorHAnsi"/>
                <w:sz w:val="20"/>
                <w:szCs w:val="20"/>
              </w:rPr>
              <w:t>Managing Tablespaces. (n.d.). Retrieved October 15, 2016, from http://docs.oracle.com/cd/B10501_01/server.920/a96521/tspaces.htm#19171</w:t>
            </w:r>
          </w:p>
        </w:tc>
      </w:tr>
      <w:tr w:rsidR="00506315" w14:paraId="27097A0A" w14:textId="77777777" w:rsidTr="00506315">
        <w:trPr>
          <w:trHeight w:hRule="exact" w:val="72"/>
        </w:trPr>
        <w:tc>
          <w:tcPr>
            <w:tcW w:w="10980" w:type="dxa"/>
          </w:tcPr>
          <w:p w14:paraId="2F77EE9B" w14:textId="77777777" w:rsidR="00506315" w:rsidRPr="00FD0F2A" w:rsidRDefault="00506315" w:rsidP="00506315">
            <w:pPr>
              <w:rPr>
                <w:rFonts w:cstheme="minorHAnsi"/>
                <w:sz w:val="20"/>
                <w:szCs w:val="20"/>
              </w:rPr>
            </w:pPr>
          </w:p>
        </w:tc>
      </w:tr>
      <w:tr w:rsidR="00506315" w:rsidRPr="00FD273B" w14:paraId="3A872438" w14:textId="77777777" w:rsidTr="00506315">
        <w:trPr>
          <w:trHeight w:val="360"/>
        </w:trPr>
        <w:tc>
          <w:tcPr>
            <w:tcW w:w="10980" w:type="dxa"/>
          </w:tcPr>
          <w:p w14:paraId="319BA148" w14:textId="77777777" w:rsidR="00506315" w:rsidRPr="00FD0F2A" w:rsidRDefault="00506315" w:rsidP="00506315">
            <w:pPr>
              <w:rPr>
                <w:rFonts w:cstheme="minorHAnsi"/>
                <w:sz w:val="20"/>
                <w:szCs w:val="20"/>
              </w:rPr>
            </w:pPr>
            <w:r w:rsidRPr="00FD0F2A">
              <w:rPr>
                <w:rFonts w:cstheme="minorHAnsi"/>
                <w:sz w:val="20"/>
                <w:szCs w:val="20"/>
              </w:rPr>
              <w:t>Mustafa, O. (2012, October 22). Osama Mustafa Oracle Blog: AWR Reports Vs ASH Reports. Retrieved February 5, 2017, from http://osamamustafa.blogspot.com/2012/10/awr-reports-vs-ash-reports.html</w:t>
            </w:r>
          </w:p>
        </w:tc>
      </w:tr>
      <w:tr w:rsidR="00506315" w14:paraId="2C5E8164" w14:textId="77777777" w:rsidTr="00506315">
        <w:trPr>
          <w:trHeight w:hRule="exact" w:val="72"/>
        </w:trPr>
        <w:tc>
          <w:tcPr>
            <w:tcW w:w="10980" w:type="dxa"/>
          </w:tcPr>
          <w:p w14:paraId="6D8542BF" w14:textId="77777777" w:rsidR="00506315" w:rsidRPr="00FD0F2A" w:rsidRDefault="00506315" w:rsidP="00506315">
            <w:pPr>
              <w:rPr>
                <w:rFonts w:cstheme="minorHAnsi"/>
                <w:sz w:val="20"/>
                <w:szCs w:val="20"/>
              </w:rPr>
            </w:pPr>
          </w:p>
        </w:tc>
      </w:tr>
      <w:tr w:rsidR="00506315" w:rsidRPr="00976ACC" w14:paraId="6B5104BF" w14:textId="77777777" w:rsidTr="00506315">
        <w:tc>
          <w:tcPr>
            <w:tcW w:w="10980" w:type="dxa"/>
          </w:tcPr>
          <w:p w14:paraId="4096914D" w14:textId="77777777" w:rsidR="00506315" w:rsidRPr="00FD0F2A" w:rsidRDefault="00506315" w:rsidP="00506315">
            <w:r>
              <w:t>Oracle. (2012, January). An Oracle White Paper Advanced Compression with Oracle Database 11g. Retrieved October 15, 2016, from http://www.oracle.com/technetwork/database/focus-areas/storage/advanced-compression-whitepaper-130502.pdf</w:t>
            </w:r>
          </w:p>
        </w:tc>
      </w:tr>
      <w:tr w:rsidR="00506315" w14:paraId="32CBB7DE" w14:textId="77777777" w:rsidTr="00506315">
        <w:trPr>
          <w:trHeight w:hRule="exact" w:val="72"/>
        </w:trPr>
        <w:tc>
          <w:tcPr>
            <w:tcW w:w="10980" w:type="dxa"/>
          </w:tcPr>
          <w:p w14:paraId="1E30020F" w14:textId="77777777" w:rsidR="00506315" w:rsidRPr="00FD0F2A" w:rsidRDefault="00506315" w:rsidP="00506315">
            <w:pPr>
              <w:rPr>
                <w:rFonts w:cstheme="minorHAnsi"/>
                <w:sz w:val="20"/>
                <w:szCs w:val="20"/>
              </w:rPr>
            </w:pPr>
          </w:p>
        </w:tc>
      </w:tr>
      <w:tr w:rsidR="00506315" w:rsidRPr="004C5704" w14:paraId="2065AFFF" w14:textId="77777777" w:rsidTr="00506315">
        <w:tc>
          <w:tcPr>
            <w:tcW w:w="10980" w:type="dxa"/>
          </w:tcPr>
          <w:p w14:paraId="4C597EE3" w14:textId="77777777" w:rsidR="00506315" w:rsidRPr="00FD0F2A" w:rsidRDefault="00506315" w:rsidP="00506315">
            <w:r>
              <w:t xml:space="preserve">Oracle DBA Forums &gt; </w:t>
            </w:r>
            <w:proofErr w:type="spellStart"/>
            <w:r>
              <w:t>Maunal</w:t>
            </w:r>
            <w:proofErr w:type="spellEnd"/>
            <w:r>
              <w:t xml:space="preserve"> &amp; Automatic Segment Space Management (ASSM). (n.d.). Retrieved October 15, 2016, from http://dbaforums.org/oracle/lofiversion/index.php?t21461.html</w:t>
            </w:r>
          </w:p>
        </w:tc>
      </w:tr>
      <w:tr w:rsidR="00506315" w14:paraId="1F0AAB10" w14:textId="77777777" w:rsidTr="00506315">
        <w:trPr>
          <w:trHeight w:hRule="exact" w:val="72"/>
        </w:trPr>
        <w:tc>
          <w:tcPr>
            <w:tcW w:w="10980" w:type="dxa"/>
          </w:tcPr>
          <w:p w14:paraId="781D81D4" w14:textId="77777777" w:rsidR="00506315" w:rsidRPr="00FD0F2A" w:rsidRDefault="00506315" w:rsidP="00506315">
            <w:pPr>
              <w:rPr>
                <w:rFonts w:cstheme="minorHAnsi"/>
                <w:sz w:val="20"/>
                <w:szCs w:val="20"/>
              </w:rPr>
            </w:pPr>
          </w:p>
        </w:tc>
      </w:tr>
      <w:tr w:rsidR="00506315" w:rsidRPr="00905877" w14:paraId="0330F1D1" w14:textId="77777777" w:rsidTr="00506315">
        <w:tc>
          <w:tcPr>
            <w:tcW w:w="10980" w:type="dxa"/>
          </w:tcPr>
          <w:p w14:paraId="775140D4" w14:textId="77777777" w:rsidR="00506315" w:rsidRPr="00FD0F2A" w:rsidRDefault="00506315" w:rsidP="00506315">
            <w:r>
              <w:t>Reclaiming Wasted Space. (n.d.). Retrieved October 16, 2016, from https://docs.oracle.com/cd/E18283_01/server.112/e17120/schema003.htm</w:t>
            </w:r>
          </w:p>
        </w:tc>
      </w:tr>
      <w:tr w:rsidR="00506315" w14:paraId="73B6DC29" w14:textId="77777777" w:rsidTr="00506315">
        <w:trPr>
          <w:trHeight w:hRule="exact" w:val="72"/>
        </w:trPr>
        <w:tc>
          <w:tcPr>
            <w:tcW w:w="10980" w:type="dxa"/>
          </w:tcPr>
          <w:p w14:paraId="07B98884" w14:textId="77777777" w:rsidR="00506315" w:rsidRPr="00FD0F2A" w:rsidRDefault="00506315" w:rsidP="00506315">
            <w:pPr>
              <w:rPr>
                <w:rFonts w:cstheme="minorHAnsi"/>
                <w:sz w:val="20"/>
                <w:szCs w:val="20"/>
              </w:rPr>
            </w:pPr>
          </w:p>
        </w:tc>
      </w:tr>
      <w:tr w:rsidR="00506315" w:rsidRPr="00F95203" w14:paraId="462B5148" w14:textId="77777777" w:rsidTr="00506315">
        <w:tc>
          <w:tcPr>
            <w:tcW w:w="10980" w:type="dxa"/>
          </w:tcPr>
          <w:p w14:paraId="4929082C" w14:textId="77777777" w:rsidR="00506315" w:rsidRPr="00FD0F2A" w:rsidRDefault="00506315" w:rsidP="00506315">
            <w:r>
              <w:t>Rittman, M. (2008, September 14). Testing Advanced (OLTP) Compression in Oracle 11g. Retrieved October 15, 2016, from http://www.rittmanmead.com/blog/2008/09/testing-advanced-oltp-compression-in-oracle-11g/</w:t>
            </w:r>
          </w:p>
        </w:tc>
      </w:tr>
      <w:tr w:rsidR="00506315" w14:paraId="7740B301" w14:textId="77777777" w:rsidTr="00506315">
        <w:trPr>
          <w:trHeight w:hRule="exact" w:val="72"/>
        </w:trPr>
        <w:tc>
          <w:tcPr>
            <w:tcW w:w="10980" w:type="dxa"/>
          </w:tcPr>
          <w:p w14:paraId="06DA1412" w14:textId="77777777" w:rsidR="00506315" w:rsidRPr="00FD0F2A" w:rsidRDefault="00506315" w:rsidP="00506315">
            <w:pPr>
              <w:rPr>
                <w:rFonts w:cstheme="minorHAnsi"/>
                <w:sz w:val="20"/>
                <w:szCs w:val="20"/>
              </w:rPr>
            </w:pPr>
          </w:p>
        </w:tc>
      </w:tr>
      <w:tr w:rsidR="00506315" w:rsidRPr="00FD273B" w14:paraId="531CA10B" w14:textId="77777777" w:rsidTr="00506315">
        <w:trPr>
          <w:trHeight w:val="360"/>
        </w:trPr>
        <w:tc>
          <w:tcPr>
            <w:tcW w:w="10980" w:type="dxa"/>
          </w:tcPr>
          <w:p w14:paraId="08201D9C" w14:textId="77777777" w:rsidR="00506315" w:rsidRPr="00FD0F2A" w:rsidRDefault="00506315" w:rsidP="00506315">
            <w:r>
              <w:t xml:space="preserve">Ruel, C., &amp; </w:t>
            </w:r>
            <w:proofErr w:type="spellStart"/>
            <w:r>
              <w:t>Wessler</w:t>
            </w:r>
            <w:proofErr w:type="spellEnd"/>
            <w:r>
              <w:t>, M. (2014). Oracle 12c for dummies. Hoboken, NJ: John Wiley &amp; Sons. Retrieved from http://www.123library.org/book_details/?id=114851</w:t>
            </w:r>
          </w:p>
        </w:tc>
      </w:tr>
      <w:tr w:rsidR="00506315" w14:paraId="1AF88007" w14:textId="77777777" w:rsidTr="00506315">
        <w:trPr>
          <w:trHeight w:hRule="exact" w:val="72"/>
        </w:trPr>
        <w:tc>
          <w:tcPr>
            <w:tcW w:w="10980" w:type="dxa"/>
          </w:tcPr>
          <w:p w14:paraId="0C5B05C1" w14:textId="77777777" w:rsidR="00506315" w:rsidRPr="00FD0F2A" w:rsidRDefault="00506315" w:rsidP="00506315">
            <w:pPr>
              <w:rPr>
                <w:rFonts w:cstheme="minorHAnsi"/>
                <w:sz w:val="20"/>
                <w:szCs w:val="20"/>
              </w:rPr>
            </w:pPr>
          </w:p>
        </w:tc>
      </w:tr>
      <w:tr w:rsidR="00506315" w:rsidRPr="00976ACC" w14:paraId="1E56A3E9" w14:textId="77777777" w:rsidTr="00506315">
        <w:tc>
          <w:tcPr>
            <w:tcW w:w="10980" w:type="dxa"/>
          </w:tcPr>
          <w:p w14:paraId="4A5447E3" w14:textId="77777777" w:rsidR="00506315" w:rsidRPr="00FD0F2A" w:rsidRDefault="00506315" w:rsidP="00506315">
            <w:r>
              <w:t>Singh, D. (2012, April 11). DHARAMDBA: EXTENT MANAGEMENT and SEGMENT SPACE MANAGEMENT. Retrieved October 15, 2016, from http://dharamdba.blogspot.com/2012/04/extent-management-and-segment-space.html</w:t>
            </w:r>
          </w:p>
        </w:tc>
      </w:tr>
      <w:tr w:rsidR="00506315" w14:paraId="764248FC" w14:textId="77777777" w:rsidTr="00506315">
        <w:trPr>
          <w:trHeight w:hRule="exact" w:val="72"/>
        </w:trPr>
        <w:tc>
          <w:tcPr>
            <w:tcW w:w="10980" w:type="dxa"/>
          </w:tcPr>
          <w:p w14:paraId="7CDAF051" w14:textId="77777777" w:rsidR="00506315" w:rsidRPr="00FD0F2A" w:rsidRDefault="00506315" w:rsidP="00506315">
            <w:pPr>
              <w:rPr>
                <w:rFonts w:cstheme="minorHAnsi"/>
                <w:sz w:val="20"/>
                <w:szCs w:val="20"/>
              </w:rPr>
            </w:pPr>
          </w:p>
        </w:tc>
      </w:tr>
      <w:tr w:rsidR="00506315" w:rsidRPr="004C5704" w14:paraId="06B936C2" w14:textId="77777777" w:rsidTr="00506315">
        <w:tc>
          <w:tcPr>
            <w:tcW w:w="10980" w:type="dxa"/>
          </w:tcPr>
          <w:p w14:paraId="67F6EB99" w14:textId="77777777" w:rsidR="00506315" w:rsidRPr="00FD0F2A" w:rsidRDefault="00506315" w:rsidP="00506315">
            <w:pPr>
              <w:rPr>
                <w:rFonts w:cstheme="minorHAnsi"/>
                <w:sz w:val="20"/>
                <w:szCs w:val="20"/>
              </w:rPr>
            </w:pPr>
            <w:proofErr w:type="spellStart"/>
            <w:r w:rsidRPr="00FD0F2A">
              <w:rPr>
                <w:rFonts w:cstheme="minorHAnsi"/>
                <w:sz w:val="20"/>
                <w:szCs w:val="20"/>
              </w:rPr>
              <w:t>sql</w:t>
            </w:r>
            <w:proofErr w:type="spellEnd"/>
            <w:r w:rsidRPr="00FD0F2A">
              <w:rPr>
                <w:rFonts w:cstheme="minorHAnsi"/>
                <w:sz w:val="20"/>
                <w:szCs w:val="20"/>
              </w:rPr>
              <w:t xml:space="preserve"> - Removing duplicates from JOIN between two tables (Oracle) - Stack Overflow. (n.d.). Retrieved July 14, 2018, from https://stackoverflow.com/questions/8590552/removing-duplicates-from-join-between-two-tables-oracl</w:t>
            </w:r>
            <w:r>
              <w:rPr>
                <w:rFonts w:cstheme="minorHAnsi"/>
                <w:sz w:val="20"/>
                <w:szCs w:val="20"/>
              </w:rPr>
              <w:t>e</w:t>
            </w:r>
          </w:p>
        </w:tc>
      </w:tr>
      <w:tr w:rsidR="00506315" w14:paraId="7D1B9FD5" w14:textId="77777777" w:rsidTr="00506315">
        <w:trPr>
          <w:trHeight w:hRule="exact" w:val="72"/>
        </w:trPr>
        <w:tc>
          <w:tcPr>
            <w:tcW w:w="10980" w:type="dxa"/>
          </w:tcPr>
          <w:p w14:paraId="0A7672B7" w14:textId="77777777" w:rsidR="00506315" w:rsidRPr="00FD0F2A" w:rsidRDefault="00506315" w:rsidP="00506315">
            <w:pPr>
              <w:rPr>
                <w:rFonts w:cstheme="minorHAnsi"/>
                <w:sz w:val="20"/>
                <w:szCs w:val="20"/>
              </w:rPr>
            </w:pPr>
          </w:p>
        </w:tc>
      </w:tr>
      <w:tr w:rsidR="00506315" w:rsidRPr="00905877" w14:paraId="64698775" w14:textId="77777777" w:rsidTr="00506315">
        <w:tc>
          <w:tcPr>
            <w:tcW w:w="10980" w:type="dxa"/>
          </w:tcPr>
          <w:p w14:paraId="27CFA7EA" w14:textId="77777777" w:rsidR="00506315" w:rsidRPr="00FD0F2A" w:rsidRDefault="00506315" w:rsidP="00506315">
            <w:r>
              <w:t>SQL Server vs. Oracle: Output table or multiple rows from procedure. (n.d.). Retrieved July 14, 2018, from http://sqlbisam.blogspot.com/2013/12/output-table-or-multiple-rows-from-stored-procedure-function.html</w:t>
            </w:r>
          </w:p>
        </w:tc>
      </w:tr>
      <w:tr w:rsidR="00506315" w14:paraId="7573FE3E" w14:textId="77777777" w:rsidTr="00506315">
        <w:trPr>
          <w:trHeight w:hRule="exact" w:val="72"/>
        </w:trPr>
        <w:tc>
          <w:tcPr>
            <w:tcW w:w="10980" w:type="dxa"/>
          </w:tcPr>
          <w:p w14:paraId="3F7E9056" w14:textId="77777777" w:rsidR="00506315" w:rsidRPr="00FD0F2A" w:rsidRDefault="00506315" w:rsidP="00506315">
            <w:pPr>
              <w:rPr>
                <w:rFonts w:cstheme="minorHAnsi"/>
                <w:sz w:val="20"/>
                <w:szCs w:val="20"/>
              </w:rPr>
            </w:pPr>
          </w:p>
        </w:tc>
      </w:tr>
      <w:tr w:rsidR="00506315" w:rsidRPr="00F95203" w14:paraId="1CD06D03" w14:textId="77777777" w:rsidTr="00506315">
        <w:tc>
          <w:tcPr>
            <w:tcW w:w="10980" w:type="dxa"/>
          </w:tcPr>
          <w:p w14:paraId="7DED89E7" w14:textId="77777777" w:rsidR="00506315" w:rsidRPr="00FD0F2A" w:rsidRDefault="00506315" w:rsidP="00506315">
            <w:pPr>
              <w:rPr>
                <w:rFonts w:cstheme="minorHAnsi"/>
                <w:sz w:val="20"/>
                <w:szCs w:val="20"/>
              </w:rPr>
            </w:pPr>
            <w:r>
              <w:t>Tablespaces and Datafiles. (n.d.). Retrieved September 29, 2016, from https://www.csee.umbc.edu/portal/help/oracle8/server.815/a67781/c03space.htm</w:t>
            </w:r>
          </w:p>
        </w:tc>
      </w:tr>
      <w:tr w:rsidR="00506315" w14:paraId="3A12BCA7" w14:textId="77777777" w:rsidTr="00506315">
        <w:trPr>
          <w:trHeight w:hRule="exact" w:val="72"/>
        </w:trPr>
        <w:tc>
          <w:tcPr>
            <w:tcW w:w="10980" w:type="dxa"/>
          </w:tcPr>
          <w:p w14:paraId="02F2DCF1" w14:textId="77777777" w:rsidR="00506315" w:rsidRPr="00FD0F2A" w:rsidRDefault="00506315" w:rsidP="00506315">
            <w:pPr>
              <w:rPr>
                <w:rFonts w:cstheme="minorHAnsi"/>
                <w:sz w:val="20"/>
                <w:szCs w:val="20"/>
              </w:rPr>
            </w:pPr>
          </w:p>
        </w:tc>
      </w:tr>
    </w:tbl>
    <w:p w14:paraId="377C3E48" w14:textId="5BEE7D1F" w:rsidR="00341020" w:rsidRDefault="00506315">
      <w:pPr>
        <w:rPr>
          <w:b/>
        </w:rPr>
      </w:pPr>
      <w:r w:rsidRPr="00200C5E">
        <w:rPr>
          <w:i/>
          <w:sz w:val="18"/>
        </w:rPr>
        <w:t>All images not taken by the author are covered under fair-use doctrine.</w:t>
      </w:r>
      <w:r w:rsidR="00341020">
        <w:rPr>
          <w:b/>
        </w:rPr>
        <w:br w:type="page"/>
      </w:r>
    </w:p>
    <w:p w14:paraId="7DD89523" w14:textId="0CB80759" w:rsidR="00341020" w:rsidRDefault="00341020" w:rsidP="00341020">
      <w:pPr>
        <w:pStyle w:val="Heading1"/>
        <w:rPr>
          <w:caps w:val="0"/>
        </w:rPr>
      </w:pPr>
      <w:bookmarkStart w:id="108" w:name="_Toc519361995"/>
      <w:r>
        <w:rPr>
          <w:caps w:val="0"/>
        </w:rPr>
        <w:lastRenderedPageBreak/>
        <w:t>ACKNOWLEDGEMENTS</w:t>
      </w:r>
      <w:bookmarkEnd w:id="108"/>
    </w:p>
    <w:p w14:paraId="5B1374A9" w14:textId="6BC0FF19" w:rsidR="00506315" w:rsidRDefault="00341020" w:rsidP="00341020">
      <w:r>
        <w:t xml:space="preserve">I would first like to thank Professor Larry Bross for his excellent guidance and mentorship through my database classes. I would also like to thank Dr. Cameron Spears for the </w:t>
      </w:r>
      <w:r w:rsidR="00506315">
        <w:t xml:space="preserve">structured and object programming </w:t>
      </w:r>
      <w:r>
        <w:t xml:space="preserve">instruction I received from him in his </w:t>
      </w:r>
      <w:r w:rsidR="00506315">
        <w:t>classes which were invaluable to have as a base when learning PL/SQL from Professor Bross. I’d also like to thank my spouse supporting me through my educational endeavors.  Finally, I would like to thank all my companion animals past, present, and future.  My pets were a great inspiration to me for this project.  Without my pets I never would have considered this type of business for my capstone; and, I never would have had the opportunity to observe the functions of a veterinary practice with at times alarming frequency.</w:t>
      </w:r>
    </w:p>
    <w:p w14:paraId="660745BC" w14:textId="6742F270" w:rsidR="00200C5E" w:rsidRDefault="00200C5E">
      <w:r>
        <w:br w:type="page"/>
      </w:r>
    </w:p>
    <w:p w14:paraId="0E5BAD46" w14:textId="2184A194" w:rsidR="00506315" w:rsidRDefault="00200C5E" w:rsidP="00200C5E">
      <w:pPr>
        <w:pStyle w:val="Heading1"/>
      </w:pPr>
      <w:bookmarkStart w:id="109" w:name="_Toc519361996"/>
      <w:r>
        <w:lastRenderedPageBreak/>
        <w:t>APPENDIX A: SQL FILES</w:t>
      </w:r>
      <w:bookmarkEnd w:id="109"/>
    </w:p>
    <w:p w14:paraId="7837680E" w14:textId="6DC2183A" w:rsidR="00200C5E" w:rsidRPr="00200C5E" w:rsidRDefault="00200C5E" w:rsidP="00200C5E">
      <w:pPr>
        <w:pStyle w:val="Heading4"/>
      </w:pPr>
      <w:r>
        <w:t>TABLES &amp; DATA STRUCTURES</w:t>
      </w:r>
    </w:p>
    <w:p w14:paraId="07E1C498" w14:textId="77777777" w:rsidR="00506315" w:rsidRDefault="00506315" w:rsidP="00341020"/>
    <w:p w14:paraId="0FAB2C67" w14:textId="77777777" w:rsidR="00506315" w:rsidRPr="00341020" w:rsidRDefault="00506315" w:rsidP="00341020"/>
    <w:sectPr w:rsidR="00506315" w:rsidRPr="00341020" w:rsidSect="0039694D">
      <w:pgSz w:w="12240" w:h="15840"/>
      <w:pgMar w:top="720" w:right="720" w:bottom="720" w:left="720" w:header="432"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8" w:author="Hicks, James K." w:date="2018-07-15T11:15:00Z" w:initials="HJK">
    <w:p w14:paraId="487E78BF" w14:textId="6B353FEA" w:rsidR="00B832BA" w:rsidRDefault="00B832BA">
      <w:pPr>
        <w:pStyle w:val="CommentText"/>
      </w:pPr>
      <w:r>
        <w:rPr>
          <w:rStyle w:val="CommentReference"/>
        </w:rPr>
        <w:annotationRef/>
      </w:r>
      <w:r>
        <w:t>Not sure if this sentence is needed</w:t>
      </w:r>
    </w:p>
  </w:comment>
  <w:comment w:id="32" w:author="Hicks, James K." w:date="2018-07-15T11:29:00Z" w:initials="HJK">
    <w:p w14:paraId="30FAF541" w14:textId="3A4CA925" w:rsidR="00DB01D7" w:rsidRDefault="00DB01D7">
      <w:pPr>
        <w:pStyle w:val="CommentText"/>
      </w:pPr>
      <w:r>
        <w:rPr>
          <w:rStyle w:val="CommentReference"/>
        </w:rPr>
        <w:annotationRef/>
      </w:r>
      <w:r>
        <w:t xml:space="preserve">Figure sort of hard to read, not sure if you can make it bigger. </w:t>
      </w:r>
    </w:p>
  </w:comment>
  <w:comment w:id="33" w:author="Hicks, James K." w:date="2018-07-15T11:31:00Z" w:initials="HJK">
    <w:p w14:paraId="2A01C75C" w14:textId="4EECE84F" w:rsidR="00DB01D7" w:rsidRDefault="00DB01D7">
      <w:pPr>
        <w:pStyle w:val="CommentText"/>
      </w:pPr>
      <w:r>
        <w:rPr>
          <w:rStyle w:val="CommentReference"/>
        </w:rPr>
        <w:annotationRef/>
      </w:r>
      <w:r>
        <w:t>These figures are a little small as well</w:t>
      </w:r>
    </w:p>
  </w:comment>
  <w:comment w:id="51" w:author="Hicks, James K." w:date="2018-07-15T11:42:00Z" w:initials="HJK">
    <w:p w14:paraId="578882BE" w14:textId="0870ED98" w:rsidR="00514A7F" w:rsidRDefault="00514A7F">
      <w:pPr>
        <w:pStyle w:val="CommentText"/>
      </w:pPr>
      <w:r>
        <w:rPr>
          <w:rStyle w:val="CommentReference"/>
        </w:rPr>
        <w:annotationRef/>
      </w:r>
      <w:r>
        <w:t>You mean quick, straightforward?</w:t>
      </w:r>
    </w:p>
  </w:comment>
  <w:comment w:id="55" w:author="Hicks, James K." w:date="2018-07-15T11:44:00Z" w:initials="HJK">
    <w:p w14:paraId="64DF6B30" w14:textId="2D409053" w:rsidR="00514A7F" w:rsidRDefault="00514A7F">
      <w:pPr>
        <w:pStyle w:val="CommentText"/>
      </w:pPr>
      <w:r>
        <w:rPr>
          <w:rStyle w:val="CommentReference"/>
        </w:rPr>
        <w:annotationRef/>
      </w:r>
      <w:r>
        <w:t>Hard to read</w:t>
      </w:r>
    </w:p>
  </w:comment>
  <w:comment w:id="67" w:author="Hicks, James K." w:date="2018-07-15T11:49:00Z" w:initials="HJK">
    <w:p w14:paraId="0F36E777" w14:textId="3BE8BDED" w:rsidR="009F5018" w:rsidRDefault="009F5018">
      <w:pPr>
        <w:pStyle w:val="CommentText"/>
      </w:pPr>
      <w:r>
        <w:rPr>
          <w:rStyle w:val="CommentReference"/>
        </w:rPr>
        <w:annotationRef/>
      </w:r>
      <w:r>
        <w:t>Figure number is needed</w:t>
      </w:r>
    </w:p>
  </w:comment>
  <w:comment w:id="80" w:author="Hicks, James K." w:date="2018-07-15T11:59:00Z" w:initials="HJK">
    <w:p w14:paraId="5F769D35" w14:textId="5C7CB8D6" w:rsidR="00BA2FDC" w:rsidRDefault="00BA2FDC">
      <w:pPr>
        <w:pStyle w:val="CommentText"/>
      </w:pPr>
      <w:r>
        <w:rPr>
          <w:rStyle w:val="CommentReference"/>
        </w:rPr>
        <w:annotationRef/>
      </w:r>
      <w:r>
        <w:t>Incomplete sentence</w:t>
      </w:r>
    </w:p>
  </w:comment>
  <w:comment w:id="97" w:author="Hicks, James K." w:date="2018-07-15T12:13:00Z" w:initials="HJK">
    <w:p w14:paraId="059C2B84" w14:textId="2C74DB84" w:rsidR="00887061" w:rsidRDefault="00887061">
      <w:pPr>
        <w:pStyle w:val="CommentText"/>
      </w:pPr>
      <w:r>
        <w:rPr>
          <w:rStyle w:val="CommentReference"/>
        </w:rPr>
        <w:annotationRef/>
      </w:r>
      <w:r>
        <w:t>What is ‘that’??</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6FA46D" w14:textId="77777777" w:rsidR="00A53997" w:rsidRDefault="00A53997" w:rsidP="00592F9E">
      <w:pPr>
        <w:spacing w:after="0" w:line="240" w:lineRule="auto"/>
      </w:pPr>
      <w:r>
        <w:separator/>
      </w:r>
    </w:p>
  </w:endnote>
  <w:endnote w:type="continuationSeparator" w:id="0">
    <w:p w14:paraId="2A51B7B7" w14:textId="77777777" w:rsidR="00A53997" w:rsidRDefault="00A53997" w:rsidP="00592F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0D2ED84" w14:textId="77777777" w:rsidR="00A53997" w:rsidRDefault="00A53997" w:rsidP="00592F9E">
      <w:pPr>
        <w:spacing w:after="0" w:line="240" w:lineRule="auto"/>
      </w:pPr>
      <w:r>
        <w:separator/>
      </w:r>
    </w:p>
  </w:footnote>
  <w:footnote w:type="continuationSeparator" w:id="0">
    <w:p w14:paraId="0BAC9B86" w14:textId="77777777" w:rsidR="00A53997" w:rsidRDefault="00A53997" w:rsidP="00592F9E">
      <w:pPr>
        <w:spacing w:after="0" w:line="240" w:lineRule="auto"/>
      </w:pPr>
      <w:r>
        <w:continuationSeparator/>
      </w:r>
    </w:p>
  </w:footnote>
  <w:footnote w:id="1">
    <w:p w14:paraId="2313F4E0" w14:textId="652AA4B1" w:rsidR="00B832BA" w:rsidRPr="00C50127" w:rsidRDefault="00B832BA">
      <w:pPr>
        <w:pStyle w:val="FootnoteText"/>
        <w:rPr>
          <w:sz w:val="16"/>
        </w:rPr>
      </w:pPr>
      <w:r w:rsidRPr="00C50127">
        <w:rPr>
          <w:rStyle w:val="FootnoteReference"/>
          <w:sz w:val="16"/>
        </w:rPr>
        <w:footnoteRef/>
      </w:r>
      <w:r w:rsidRPr="00C50127">
        <w:rPr>
          <w:sz w:val="16"/>
        </w:rPr>
        <w:t xml:space="preserve"> Full text definitions and a table of all business rules</w:t>
      </w:r>
      <w:r>
        <w:rPr>
          <w:sz w:val="16"/>
        </w:rPr>
        <w:t xml:space="preserve">, transactions and report requirements </w:t>
      </w:r>
      <w:r w:rsidRPr="00C50127">
        <w:rPr>
          <w:sz w:val="16"/>
        </w:rPr>
        <w:t>can be found in CSFDAVD.</w:t>
      </w:r>
    </w:p>
  </w:footnote>
  <w:footnote w:id="2">
    <w:p w14:paraId="6E74ADF8" w14:textId="77777777" w:rsidR="00B832BA" w:rsidRDefault="00B832BA" w:rsidP="009C4C0B">
      <w:pPr>
        <w:pStyle w:val="FootnoteText"/>
      </w:pPr>
      <w:r w:rsidRPr="00C50127">
        <w:rPr>
          <w:rStyle w:val="FootnoteReference"/>
          <w:sz w:val="16"/>
        </w:rPr>
        <w:footnoteRef/>
      </w:r>
      <w:r w:rsidRPr="00C50127">
        <w:rPr>
          <w:sz w:val="16"/>
        </w:rPr>
        <w:t xml:space="preserve"> Business rules will be grouped however, they may not necessarily be presented in numerical order.</w:t>
      </w:r>
    </w:p>
  </w:footnote>
  <w:footnote w:id="3">
    <w:p w14:paraId="126D37C4" w14:textId="00E6429F" w:rsidR="00B832BA" w:rsidRDefault="00B832BA">
      <w:pPr>
        <w:pStyle w:val="FootnoteText"/>
      </w:pPr>
      <w:r w:rsidRPr="0070468E">
        <w:rPr>
          <w:rStyle w:val="FootnoteReference"/>
          <w:sz w:val="16"/>
        </w:rPr>
        <w:footnoteRef/>
      </w:r>
      <w:r w:rsidRPr="0070468E">
        <w:rPr>
          <w:sz w:val="16"/>
        </w:rPr>
        <w:t xml:space="preserve"> Unless noteworthy no further code will be directly embedded into this document; however, all code will be attached as an appendix.</w:t>
      </w:r>
    </w:p>
  </w:footnote>
  <w:footnote w:id="4">
    <w:p w14:paraId="29CE0378" w14:textId="471E8B52" w:rsidR="00B832BA" w:rsidRDefault="00B832BA">
      <w:pPr>
        <w:pStyle w:val="FootnoteText"/>
      </w:pPr>
      <w:r w:rsidRPr="00284E70">
        <w:rPr>
          <w:rStyle w:val="FootnoteReference"/>
          <w:sz w:val="16"/>
        </w:rPr>
        <w:footnoteRef/>
      </w:r>
      <w:r w:rsidRPr="00284E70">
        <w:rPr>
          <w:sz w:val="16"/>
        </w:rPr>
        <w:t xml:space="preserve"> At the time of procedure creation we had not yet convinced the lead vet that PETID was effectively CHARTID this was handled at a later time and B.R. CHART-10 was nullified.</w:t>
      </w:r>
    </w:p>
  </w:footnote>
  <w:footnote w:id="5">
    <w:p w14:paraId="14DB6388" w14:textId="60B5D48E" w:rsidR="00B832BA" w:rsidRDefault="00B832BA">
      <w:pPr>
        <w:pStyle w:val="FootnoteText"/>
      </w:pPr>
      <w:r>
        <w:rPr>
          <w:rStyle w:val="FootnoteReference"/>
        </w:rPr>
        <w:footnoteRef/>
      </w:r>
      <w:r>
        <w:t xml:space="preserve"> </w:t>
      </w:r>
      <w:r w:rsidRPr="00284E70">
        <w:rPr>
          <w:sz w:val="16"/>
        </w:rPr>
        <w:t>Reminder: all images are referenced to an online version and can be viewed in a browser by clicking &lt;Ctrl&gt; + Click in Microsoft Word</w:t>
      </w:r>
      <w:r>
        <w:rPr>
          <w:sz w:val="16"/>
        </w:rPr>
        <w:t>.</w:t>
      </w:r>
    </w:p>
  </w:footnote>
  <w:footnote w:id="6">
    <w:p w14:paraId="5A3777A5" w14:textId="2C38C713" w:rsidR="00B832BA" w:rsidRDefault="00B832BA">
      <w:pPr>
        <w:pStyle w:val="FootnoteText"/>
      </w:pPr>
      <w:r w:rsidRPr="00C878D3">
        <w:rPr>
          <w:rStyle w:val="FootnoteReference"/>
          <w:sz w:val="16"/>
        </w:rPr>
        <w:footnoteRef/>
      </w:r>
      <w:r w:rsidRPr="00C878D3">
        <w:rPr>
          <w:sz w:val="12"/>
        </w:rPr>
        <w:t xml:space="preserve"> </w:t>
      </w:r>
      <w:r w:rsidRPr="00C878D3">
        <w:rPr>
          <w:sz w:val="16"/>
        </w:rPr>
        <w:t>Oracle’s PL/SQL does have a Boolean data type, but that is not helpful during table creation.</w:t>
      </w:r>
    </w:p>
  </w:footnote>
  <w:footnote w:id="7">
    <w:p w14:paraId="624F320F" w14:textId="01C3E788" w:rsidR="00B832BA" w:rsidRDefault="00B832BA">
      <w:pPr>
        <w:pStyle w:val="FootnoteText"/>
      </w:pPr>
      <w:r w:rsidRPr="008F7320">
        <w:rPr>
          <w:rStyle w:val="FootnoteReference"/>
          <w:sz w:val="16"/>
        </w:rPr>
        <w:footnoteRef/>
      </w:r>
      <w:r w:rsidRPr="008F7320">
        <w:rPr>
          <w:sz w:val="16"/>
        </w:rPr>
        <w:t xml:space="preserve"> Reminder: &lt;Ctrl&gt; + Click in word will pop this out in a browser window</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ECBF35" w14:textId="77777777" w:rsidR="00B832BA" w:rsidRPr="000D7B69" w:rsidRDefault="00B832BA" w:rsidP="00592F9E">
    <w:pPr>
      <w:pStyle w:val="Header"/>
      <w:contextualSpacing/>
      <w:jc w:val="right"/>
      <w:rPr>
        <w:sz w:val="16"/>
        <w:szCs w:val="16"/>
      </w:rPr>
    </w:pPr>
    <w:r w:rsidRPr="000D7B69">
      <w:rPr>
        <w:sz w:val="16"/>
        <w:szCs w:val="16"/>
      </w:rPr>
      <w:t>Dave Babler</w:t>
    </w:r>
  </w:p>
  <w:p w14:paraId="6C701B22" w14:textId="0ACF1BC7" w:rsidR="00B832BA" w:rsidRPr="000D7B69" w:rsidRDefault="00B832BA" w:rsidP="0039694D">
    <w:pPr>
      <w:pStyle w:val="Header"/>
      <w:tabs>
        <w:tab w:val="left" w:pos="8675"/>
        <w:tab w:val="right" w:pos="10800"/>
      </w:tabs>
      <w:contextualSpacing/>
      <w:rPr>
        <w:sz w:val="16"/>
        <w:szCs w:val="16"/>
      </w:rPr>
    </w:pPr>
    <w:r>
      <w:rPr>
        <w:sz w:val="16"/>
        <w:szCs w:val="16"/>
      </w:rPr>
      <w:tab/>
    </w:r>
    <w:r>
      <w:rPr>
        <w:sz w:val="16"/>
        <w:szCs w:val="16"/>
      </w:rPr>
      <w:tab/>
    </w:r>
    <w:r>
      <w:rPr>
        <w:sz w:val="16"/>
        <w:szCs w:val="16"/>
      </w:rPr>
      <w:tab/>
    </w:r>
    <w:r>
      <w:rPr>
        <w:sz w:val="16"/>
        <w:szCs w:val="16"/>
      </w:rPr>
      <w:tab/>
    </w:r>
    <w:r w:rsidRPr="000D7B69">
      <w:rPr>
        <w:sz w:val="16"/>
        <w:szCs w:val="16"/>
      </w:rPr>
      <w:t>7/9/2018</w:t>
    </w:r>
  </w:p>
  <w:p w14:paraId="23CDE11D" w14:textId="647FB7E6" w:rsidR="00B832BA" w:rsidRPr="000D7B69" w:rsidRDefault="00B832BA" w:rsidP="00592F9E">
    <w:pPr>
      <w:pStyle w:val="Header"/>
      <w:contextualSpacing/>
      <w:jc w:val="right"/>
      <w:rPr>
        <w:sz w:val="16"/>
        <w:szCs w:val="16"/>
      </w:rPr>
    </w:pPr>
    <w:r w:rsidRPr="000D7B69">
      <w:rPr>
        <w:sz w:val="16"/>
        <w:szCs w:val="16"/>
      </w:rPr>
      <w:t>Database Capstone Implementation</w:t>
    </w:r>
  </w:p>
  <w:p w14:paraId="12BEF0D0" w14:textId="77777777" w:rsidR="00B832BA" w:rsidRPr="00E563D8" w:rsidRDefault="00B832BA" w:rsidP="00592F9E">
    <w:pPr>
      <w:pStyle w:val="Header"/>
      <w:contextualSpacing/>
      <w:jc w:val="right"/>
      <w:rPr>
        <w:rFonts w:ascii="Verdana" w:hAnsi="Verdana"/>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EE70E25A"/>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D048A4"/>
    <w:multiLevelType w:val="hybridMultilevel"/>
    <w:tmpl w:val="7D0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FA29E6"/>
    <w:multiLevelType w:val="hybridMultilevel"/>
    <w:tmpl w:val="133E6FE6"/>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3">
    <w:nsid w:val="68710C1E"/>
    <w:multiLevelType w:val="hybridMultilevel"/>
    <w:tmpl w:val="06F67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44E3"/>
    <w:rsid w:val="0000631C"/>
    <w:rsid w:val="000A2304"/>
    <w:rsid w:val="000A64B7"/>
    <w:rsid w:val="000D7B69"/>
    <w:rsid w:val="000E1CD8"/>
    <w:rsid w:val="000F22A3"/>
    <w:rsid w:val="000F7C7E"/>
    <w:rsid w:val="00101BD3"/>
    <w:rsid w:val="0013456B"/>
    <w:rsid w:val="001350B9"/>
    <w:rsid w:val="00142677"/>
    <w:rsid w:val="001512FC"/>
    <w:rsid w:val="00153C1E"/>
    <w:rsid w:val="00173FD1"/>
    <w:rsid w:val="0017511C"/>
    <w:rsid w:val="001E0AE4"/>
    <w:rsid w:val="00200C5E"/>
    <w:rsid w:val="00206320"/>
    <w:rsid w:val="002202AF"/>
    <w:rsid w:val="0022364A"/>
    <w:rsid w:val="00273E78"/>
    <w:rsid w:val="00284E70"/>
    <w:rsid w:val="00294A87"/>
    <w:rsid w:val="00295B93"/>
    <w:rsid w:val="002B205C"/>
    <w:rsid w:val="002B7E15"/>
    <w:rsid w:val="002C1627"/>
    <w:rsid w:val="002D6CE3"/>
    <w:rsid w:val="00315774"/>
    <w:rsid w:val="0032640E"/>
    <w:rsid w:val="00341020"/>
    <w:rsid w:val="00347D5F"/>
    <w:rsid w:val="00357697"/>
    <w:rsid w:val="00391499"/>
    <w:rsid w:val="00396232"/>
    <w:rsid w:val="0039694D"/>
    <w:rsid w:val="003A34C4"/>
    <w:rsid w:val="003A3F93"/>
    <w:rsid w:val="003B7C0B"/>
    <w:rsid w:val="00400D50"/>
    <w:rsid w:val="004147F5"/>
    <w:rsid w:val="004202DF"/>
    <w:rsid w:val="004244E3"/>
    <w:rsid w:val="00450B8C"/>
    <w:rsid w:val="00470687"/>
    <w:rsid w:val="00470BC6"/>
    <w:rsid w:val="0047353F"/>
    <w:rsid w:val="004843A4"/>
    <w:rsid w:val="004B27EE"/>
    <w:rsid w:val="004B7375"/>
    <w:rsid w:val="004C0F60"/>
    <w:rsid w:val="004D49A0"/>
    <w:rsid w:val="004D49C5"/>
    <w:rsid w:val="0050544B"/>
    <w:rsid w:val="00506315"/>
    <w:rsid w:val="00514A7F"/>
    <w:rsid w:val="00531A98"/>
    <w:rsid w:val="00551CB5"/>
    <w:rsid w:val="00562C4B"/>
    <w:rsid w:val="00573CEF"/>
    <w:rsid w:val="005757D4"/>
    <w:rsid w:val="00584D94"/>
    <w:rsid w:val="005859E9"/>
    <w:rsid w:val="00592F9E"/>
    <w:rsid w:val="00595EF2"/>
    <w:rsid w:val="005E7BF2"/>
    <w:rsid w:val="005F2060"/>
    <w:rsid w:val="005F20E1"/>
    <w:rsid w:val="006051EF"/>
    <w:rsid w:val="006215E1"/>
    <w:rsid w:val="00630462"/>
    <w:rsid w:val="00630AF9"/>
    <w:rsid w:val="006340FF"/>
    <w:rsid w:val="00654FF6"/>
    <w:rsid w:val="00670EA2"/>
    <w:rsid w:val="0067728A"/>
    <w:rsid w:val="00677565"/>
    <w:rsid w:val="006831BE"/>
    <w:rsid w:val="00684D2E"/>
    <w:rsid w:val="006B01DB"/>
    <w:rsid w:val="006B7A75"/>
    <w:rsid w:val="006B7BA5"/>
    <w:rsid w:val="00700334"/>
    <w:rsid w:val="0070468E"/>
    <w:rsid w:val="007064BF"/>
    <w:rsid w:val="00711426"/>
    <w:rsid w:val="00734A00"/>
    <w:rsid w:val="00783AEF"/>
    <w:rsid w:val="00785E28"/>
    <w:rsid w:val="00787684"/>
    <w:rsid w:val="00795648"/>
    <w:rsid w:val="007B30CE"/>
    <w:rsid w:val="007D1A88"/>
    <w:rsid w:val="007D3BB2"/>
    <w:rsid w:val="007E4B27"/>
    <w:rsid w:val="007F02AA"/>
    <w:rsid w:val="007F3841"/>
    <w:rsid w:val="007F4BDA"/>
    <w:rsid w:val="008061FC"/>
    <w:rsid w:val="0081311D"/>
    <w:rsid w:val="00825A43"/>
    <w:rsid w:val="00832E91"/>
    <w:rsid w:val="008331DC"/>
    <w:rsid w:val="00837332"/>
    <w:rsid w:val="00846D21"/>
    <w:rsid w:val="008848FC"/>
    <w:rsid w:val="00887061"/>
    <w:rsid w:val="008919DF"/>
    <w:rsid w:val="0089648C"/>
    <w:rsid w:val="008B5730"/>
    <w:rsid w:val="008F7320"/>
    <w:rsid w:val="00904CE5"/>
    <w:rsid w:val="00907C92"/>
    <w:rsid w:val="009318BE"/>
    <w:rsid w:val="00955399"/>
    <w:rsid w:val="009716ED"/>
    <w:rsid w:val="00980C28"/>
    <w:rsid w:val="00986D70"/>
    <w:rsid w:val="009C1478"/>
    <w:rsid w:val="009C4C0B"/>
    <w:rsid w:val="009D2755"/>
    <w:rsid w:val="009D50D0"/>
    <w:rsid w:val="009E319D"/>
    <w:rsid w:val="009F5018"/>
    <w:rsid w:val="00A03B64"/>
    <w:rsid w:val="00A349F8"/>
    <w:rsid w:val="00A36337"/>
    <w:rsid w:val="00A5365D"/>
    <w:rsid w:val="00A5396B"/>
    <w:rsid w:val="00A53997"/>
    <w:rsid w:val="00A7059D"/>
    <w:rsid w:val="00A879E1"/>
    <w:rsid w:val="00A94CFF"/>
    <w:rsid w:val="00A963D6"/>
    <w:rsid w:val="00AA420F"/>
    <w:rsid w:val="00AA5FAA"/>
    <w:rsid w:val="00AB0613"/>
    <w:rsid w:val="00AC027C"/>
    <w:rsid w:val="00B04AF6"/>
    <w:rsid w:val="00B06A6C"/>
    <w:rsid w:val="00B155B5"/>
    <w:rsid w:val="00B2685B"/>
    <w:rsid w:val="00B451D4"/>
    <w:rsid w:val="00B71592"/>
    <w:rsid w:val="00B832BA"/>
    <w:rsid w:val="00BA008B"/>
    <w:rsid w:val="00BA2FDC"/>
    <w:rsid w:val="00BB3A9B"/>
    <w:rsid w:val="00BB70CB"/>
    <w:rsid w:val="00BE0195"/>
    <w:rsid w:val="00C24FD1"/>
    <w:rsid w:val="00C348F2"/>
    <w:rsid w:val="00C50127"/>
    <w:rsid w:val="00C84228"/>
    <w:rsid w:val="00C878D3"/>
    <w:rsid w:val="00C9368C"/>
    <w:rsid w:val="00CA7B18"/>
    <w:rsid w:val="00CD0594"/>
    <w:rsid w:val="00CF74FB"/>
    <w:rsid w:val="00D009F6"/>
    <w:rsid w:val="00D04865"/>
    <w:rsid w:val="00D05B62"/>
    <w:rsid w:val="00D208B3"/>
    <w:rsid w:val="00D24C7F"/>
    <w:rsid w:val="00D75C90"/>
    <w:rsid w:val="00D85196"/>
    <w:rsid w:val="00D922CD"/>
    <w:rsid w:val="00DA36DC"/>
    <w:rsid w:val="00DB01D7"/>
    <w:rsid w:val="00E01804"/>
    <w:rsid w:val="00E061CE"/>
    <w:rsid w:val="00E2413A"/>
    <w:rsid w:val="00E30FF6"/>
    <w:rsid w:val="00E563D8"/>
    <w:rsid w:val="00E76CB4"/>
    <w:rsid w:val="00EB06F0"/>
    <w:rsid w:val="00EB4642"/>
    <w:rsid w:val="00EE1D42"/>
    <w:rsid w:val="00EE3BB9"/>
    <w:rsid w:val="00EF3FF3"/>
    <w:rsid w:val="00EF407B"/>
    <w:rsid w:val="00F1676F"/>
    <w:rsid w:val="00F21BB7"/>
    <w:rsid w:val="00F24527"/>
    <w:rsid w:val="00F44B01"/>
    <w:rsid w:val="00F50E85"/>
    <w:rsid w:val="00FB7718"/>
    <w:rsid w:val="00FC75CE"/>
    <w:rsid w:val="00FF59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9C7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4D2E"/>
  </w:style>
  <w:style w:type="paragraph" w:styleId="Heading1">
    <w:name w:val="heading 1"/>
    <w:basedOn w:val="Normal"/>
    <w:next w:val="Normal"/>
    <w:link w:val="Heading1Char"/>
    <w:uiPriority w:val="9"/>
    <w:qFormat/>
    <w:rsid w:val="00684D2E"/>
    <w:pPr>
      <w:pBdr>
        <w:top w:val="single" w:sz="24" w:space="0" w:color="1E544F" w:themeColor="accent1"/>
        <w:left w:val="single" w:sz="24" w:space="0" w:color="1E544F" w:themeColor="accent1"/>
        <w:bottom w:val="single" w:sz="24" w:space="0" w:color="1E544F" w:themeColor="accent1"/>
        <w:right w:val="single" w:sz="24" w:space="0" w:color="1E544F" w:themeColor="accent1"/>
      </w:pBdr>
      <w:shd w:val="clear" w:color="auto" w:fill="1E544F"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84D2E"/>
    <w:pPr>
      <w:pBdr>
        <w:top w:val="single" w:sz="24" w:space="0" w:color="C4EAE6" w:themeColor="accent1" w:themeTint="33"/>
        <w:left w:val="single" w:sz="24" w:space="0" w:color="C4EAE6" w:themeColor="accent1" w:themeTint="33"/>
        <w:bottom w:val="single" w:sz="24" w:space="0" w:color="C4EAE6" w:themeColor="accent1" w:themeTint="33"/>
        <w:right w:val="single" w:sz="24" w:space="0" w:color="C4EAE6" w:themeColor="accent1" w:themeTint="33"/>
      </w:pBdr>
      <w:shd w:val="clear" w:color="auto" w:fill="C4EAE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84D2E"/>
    <w:pPr>
      <w:pBdr>
        <w:top w:val="single" w:sz="6" w:space="2" w:color="1E544F" w:themeColor="accent1"/>
      </w:pBdr>
      <w:spacing w:before="300" w:after="0"/>
      <w:outlineLvl w:val="2"/>
    </w:pPr>
    <w:rPr>
      <w:caps/>
      <w:color w:val="0F2927" w:themeColor="accent1" w:themeShade="7F"/>
      <w:spacing w:val="15"/>
    </w:rPr>
  </w:style>
  <w:style w:type="paragraph" w:styleId="Heading4">
    <w:name w:val="heading 4"/>
    <w:basedOn w:val="Normal"/>
    <w:next w:val="Normal"/>
    <w:link w:val="Heading4Char"/>
    <w:uiPriority w:val="9"/>
    <w:unhideWhenUsed/>
    <w:qFormat/>
    <w:rsid w:val="00684D2E"/>
    <w:pPr>
      <w:pBdr>
        <w:top w:val="dotted" w:sz="6" w:space="2" w:color="1E544F" w:themeColor="accent1"/>
      </w:pBdr>
      <w:spacing w:before="200" w:after="0"/>
      <w:outlineLvl w:val="3"/>
    </w:pPr>
    <w:rPr>
      <w:caps/>
      <w:color w:val="163E3B" w:themeColor="accent1" w:themeShade="BF"/>
      <w:spacing w:val="10"/>
    </w:rPr>
  </w:style>
  <w:style w:type="paragraph" w:styleId="Heading5">
    <w:name w:val="heading 5"/>
    <w:basedOn w:val="Normal"/>
    <w:next w:val="Normal"/>
    <w:link w:val="Heading5Char"/>
    <w:uiPriority w:val="9"/>
    <w:semiHidden/>
    <w:unhideWhenUsed/>
    <w:qFormat/>
    <w:rsid w:val="00684D2E"/>
    <w:pPr>
      <w:pBdr>
        <w:bottom w:val="single" w:sz="6" w:space="1" w:color="1E544F" w:themeColor="accent1"/>
      </w:pBdr>
      <w:spacing w:before="200" w:after="0"/>
      <w:outlineLvl w:val="4"/>
    </w:pPr>
    <w:rPr>
      <w:caps/>
      <w:color w:val="163E3B" w:themeColor="accent1" w:themeShade="BF"/>
      <w:spacing w:val="10"/>
    </w:rPr>
  </w:style>
  <w:style w:type="paragraph" w:styleId="Heading6">
    <w:name w:val="heading 6"/>
    <w:basedOn w:val="Normal"/>
    <w:next w:val="Normal"/>
    <w:link w:val="Heading6Char"/>
    <w:uiPriority w:val="9"/>
    <w:semiHidden/>
    <w:unhideWhenUsed/>
    <w:qFormat/>
    <w:rsid w:val="00684D2E"/>
    <w:pPr>
      <w:pBdr>
        <w:bottom w:val="dotted" w:sz="6" w:space="1" w:color="1E544F" w:themeColor="accent1"/>
      </w:pBdr>
      <w:spacing w:before="200" w:after="0"/>
      <w:outlineLvl w:val="5"/>
    </w:pPr>
    <w:rPr>
      <w:caps/>
      <w:color w:val="163E3B" w:themeColor="accent1" w:themeShade="BF"/>
      <w:spacing w:val="10"/>
    </w:rPr>
  </w:style>
  <w:style w:type="paragraph" w:styleId="Heading7">
    <w:name w:val="heading 7"/>
    <w:basedOn w:val="Normal"/>
    <w:next w:val="Normal"/>
    <w:link w:val="Heading7Char"/>
    <w:uiPriority w:val="9"/>
    <w:semiHidden/>
    <w:unhideWhenUsed/>
    <w:qFormat/>
    <w:rsid w:val="00684D2E"/>
    <w:pPr>
      <w:spacing w:before="200" w:after="0"/>
      <w:outlineLvl w:val="6"/>
    </w:pPr>
    <w:rPr>
      <w:caps/>
      <w:color w:val="163E3B" w:themeColor="accent1" w:themeShade="BF"/>
      <w:spacing w:val="10"/>
    </w:rPr>
  </w:style>
  <w:style w:type="paragraph" w:styleId="Heading8">
    <w:name w:val="heading 8"/>
    <w:basedOn w:val="Normal"/>
    <w:next w:val="Normal"/>
    <w:link w:val="Heading8Char"/>
    <w:uiPriority w:val="9"/>
    <w:semiHidden/>
    <w:unhideWhenUsed/>
    <w:qFormat/>
    <w:rsid w:val="00684D2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84D2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2F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2F9E"/>
  </w:style>
  <w:style w:type="paragraph" w:styleId="Footer">
    <w:name w:val="footer"/>
    <w:basedOn w:val="Normal"/>
    <w:link w:val="FooterChar"/>
    <w:uiPriority w:val="99"/>
    <w:unhideWhenUsed/>
    <w:rsid w:val="00592F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2F9E"/>
  </w:style>
  <w:style w:type="paragraph" w:styleId="Subtitle">
    <w:name w:val="Subtitle"/>
    <w:basedOn w:val="Normal"/>
    <w:next w:val="Normal"/>
    <w:link w:val="SubtitleChar"/>
    <w:uiPriority w:val="11"/>
    <w:qFormat/>
    <w:rsid w:val="00684D2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84D2E"/>
    <w:rPr>
      <w:caps/>
      <w:color w:val="595959" w:themeColor="text1" w:themeTint="A6"/>
      <w:spacing w:val="10"/>
      <w:sz w:val="21"/>
      <w:szCs w:val="21"/>
    </w:rPr>
  </w:style>
  <w:style w:type="paragraph" w:styleId="NoSpacing">
    <w:name w:val="No Spacing"/>
    <w:link w:val="NoSpacingChar"/>
    <w:uiPriority w:val="1"/>
    <w:qFormat/>
    <w:rsid w:val="00684D2E"/>
    <w:pPr>
      <w:spacing w:after="0" w:line="240" w:lineRule="auto"/>
    </w:pPr>
  </w:style>
  <w:style w:type="character" w:customStyle="1" w:styleId="NoSpacingChar">
    <w:name w:val="No Spacing Char"/>
    <w:basedOn w:val="DefaultParagraphFont"/>
    <w:link w:val="NoSpacing"/>
    <w:uiPriority w:val="1"/>
    <w:rsid w:val="00684D2E"/>
  </w:style>
  <w:style w:type="character" w:customStyle="1" w:styleId="Heading1Char">
    <w:name w:val="Heading 1 Char"/>
    <w:basedOn w:val="DefaultParagraphFont"/>
    <w:link w:val="Heading1"/>
    <w:uiPriority w:val="9"/>
    <w:rsid w:val="00684D2E"/>
    <w:rPr>
      <w:caps/>
      <w:color w:val="FFFFFF" w:themeColor="background1"/>
      <w:spacing w:val="15"/>
      <w:sz w:val="22"/>
      <w:szCs w:val="22"/>
      <w:shd w:val="clear" w:color="auto" w:fill="1E544F" w:themeFill="accent1"/>
    </w:rPr>
  </w:style>
  <w:style w:type="character" w:customStyle="1" w:styleId="Heading2Char">
    <w:name w:val="Heading 2 Char"/>
    <w:basedOn w:val="DefaultParagraphFont"/>
    <w:link w:val="Heading2"/>
    <w:uiPriority w:val="9"/>
    <w:rsid w:val="00684D2E"/>
    <w:rPr>
      <w:caps/>
      <w:spacing w:val="15"/>
      <w:shd w:val="clear" w:color="auto" w:fill="C4EAE6" w:themeFill="accent1" w:themeFillTint="33"/>
    </w:rPr>
  </w:style>
  <w:style w:type="character" w:customStyle="1" w:styleId="Heading3Char">
    <w:name w:val="Heading 3 Char"/>
    <w:basedOn w:val="DefaultParagraphFont"/>
    <w:link w:val="Heading3"/>
    <w:uiPriority w:val="9"/>
    <w:rsid w:val="00684D2E"/>
    <w:rPr>
      <w:caps/>
      <w:color w:val="0F2927" w:themeColor="accent1" w:themeShade="7F"/>
      <w:spacing w:val="15"/>
    </w:rPr>
  </w:style>
  <w:style w:type="character" w:customStyle="1" w:styleId="Heading4Char">
    <w:name w:val="Heading 4 Char"/>
    <w:basedOn w:val="DefaultParagraphFont"/>
    <w:link w:val="Heading4"/>
    <w:uiPriority w:val="9"/>
    <w:rsid w:val="00684D2E"/>
    <w:rPr>
      <w:caps/>
      <w:color w:val="163E3B" w:themeColor="accent1" w:themeShade="BF"/>
      <w:spacing w:val="10"/>
    </w:rPr>
  </w:style>
  <w:style w:type="character" w:customStyle="1" w:styleId="Heading5Char">
    <w:name w:val="Heading 5 Char"/>
    <w:basedOn w:val="DefaultParagraphFont"/>
    <w:link w:val="Heading5"/>
    <w:uiPriority w:val="9"/>
    <w:semiHidden/>
    <w:rsid w:val="00684D2E"/>
    <w:rPr>
      <w:caps/>
      <w:color w:val="163E3B" w:themeColor="accent1" w:themeShade="BF"/>
      <w:spacing w:val="10"/>
    </w:rPr>
  </w:style>
  <w:style w:type="character" w:customStyle="1" w:styleId="Heading6Char">
    <w:name w:val="Heading 6 Char"/>
    <w:basedOn w:val="DefaultParagraphFont"/>
    <w:link w:val="Heading6"/>
    <w:uiPriority w:val="9"/>
    <w:semiHidden/>
    <w:rsid w:val="00684D2E"/>
    <w:rPr>
      <w:caps/>
      <w:color w:val="163E3B" w:themeColor="accent1" w:themeShade="BF"/>
      <w:spacing w:val="10"/>
    </w:rPr>
  </w:style>
  <w:style w:type="character" w:customStyle="1" w:styleId="Heading7Char">
    <w:name w:val="Heading 7 Char"/>
    <w:basedOn w:val="DefaultParagraphFont"/>
    <w:link w:val="Heading7"/>
    <w:uiPriority w:val="9"/>
    <w:semiHidden/>
    <w:rsid w:val="00684D2E"/>
    <w:rPr>
      <w:caps/>
      <w:color w:val="163E3B" w:themeColor="accent1" w:themeShade="BF"/>
      <w:spacing w:val="10"/>
    </w:rPr>
  </w:style>
  <w:style w:type="character" w:customStyle="1" w:styleId="Heading8Char">
    <w:name w:val="Heading 8 Char"/>
    <w:basedOn w:val="DefaultParagraphFont"/>
    <w:link w:val="Heading8"/>
    <w:uiPriority w:val="9"/>
    <w:semiHidden/>
    <w:rsid w:val="00684D2E"/>
    <w:rPr>
      <w:caps/>
      <w:spacing w:val="10"/>
      <w:sz w:val="18"/>
      <w:szCs w:val="18"/>
    </w:rPr>
  </w:style>
  <w:style w:type="character" w:customStyle="1" w:styleId="Heading9Char">
    <w:name w:val="Heading 9 Char"/>
    <w:basedOn w:val="DefaultParagraphFont"/>
    <w:link w:val="Heading9"/>
    <w:uiPriority w:val="9"/>
    <w:semiHidden/>
    <w:rsid w:val="00684D2E"/>
    <w:rPr>
      <w:i/>
      <w:iCs/>
      <w:caps/>
      <w:spacing w:val="10"/>
      <w:sz w:val="18"/>
      <w:szCs w:val="18"/>
    </w:rPr>
  </w:style>
  <w:style w:type="paragraph" w:styleId="Caption">
    <w:name w:val="caption"/>
    <w:basedOn w:val="Normal"/>
    <w:next w:val="Normal"/>
    <w:uiPriority w:val="35"/>
    <w:unhideWhenUsed/>
    <w:qFormat/>
    <w:rsid w:val="00684D2E"/>
    <w:rPr>
      <w:b/>
      <w:bCs/>
      <w:color w:val="163E3B" w:themeColor="accent1" w:themeShade="BF"/>
      <w:sz w:val="16"/>
      <w:szCs w:val="16"/>
    </w:rPr>
  </w:style>
  <w:style w:type="paragraph" w:styleId="Title">
    <w:name w:val="Title"/>
    <w:basedOn w:val="Normal"/>
    <w:next w:val="Normal"/>
    <w:link w:val="TitleChar"/>
    <w:uiPriority w:val="10"/>
    <w:qFormat/>
    <w:rsid w:val="00684D2E"/>
    <w:pPr>
      <w:spacing w:before="0" w:after="0"/>
    </w:pPr>
    <w:rPr>
      <w:rFonts w:asciiTheme="majorHAnsi" w:eastAsiaTheme="majorEastAsia" w:hAnsiTheme="majorHAnsi" w:cstheme="majorBidi"/>
      <w:caps/>
      <w:color w:val="1E544F" w:themeColor="accent1"/>
      <w:spacing w:val="10"/>
      <w:sz w:val="52"/>
      <w:szCs w:val="52"/>
    </w:rPr>
  </w:style>
  <w:style w:type="character" w:customStyle="1" w:styleId="TitleChar">
    <w:name w:val="Title Char"/>
    <w:basedOn w:val="DefaultParagraphFont"/>
    <w:link w:val="Title"/>
    <w:uiPriority w:val="10"/>
    <w:rsid w:val="00684D2E"/>
    <w:rPr>
      <w:rFonts w:asciiTheme="majorHAnsi" w:eastAsiaTheme="majorEastAsia" w:hAnsiTheme="majorHAnsi" w:cstheme="majorBidi"/>
      <w:caps/>
      <w:color w:val="1E544F" w:themeColor="accent1"/>
      <w:spacing w:val="10"/>
      <w:sz w:val="52"/>
      <w:szCs w:val="52"/>
    </w:rPr>
  </w:style>
  <w:style w:type="character" w:styleId="Strong">
    <w:name w:val="Strong"/>
    <w:uiPriority w:val="22"/>
    <w:qFormat/>
    <w:rsid w:val="00684D2E"/>
    <w:rPr>
      <w:b/>
      <w:bCs/>
    </w:rPr>
  </w:style>
  <w:style w:type="character" w:styleId="Emphasis">
    <w:name w:val="Emphasis"/>
    <w:uiPriority w:val="20"/>
    <w:qFormat/>
    <w:rsid w:val="00684D2E"/>
    <w:rPr>
      <w:caps/>
      <w:color w:val="0F2927" w:themeColor="accent1" w:themeShade="7F"/>
      <w:spacing w:val="5"/>
    </w:rPr>
  </w:style>
  <w:style w:type="paragraph" w:styleId="Quote">
    <w:name w:val="Quote"/>
    <w:basedOn w:val="Normal"/>
    <w:next w:val="Normal"/>
    <w:link w:val="QuoteChar"/>
    <w:uiPriority w:val="29"/>
    <w:qFormat/>
    <w:rsid w:val="00684D2E"/>
    <w:rPr>
      <w:i/>
      <w:iCs/>
      <w:sz w:val="24"/>
      <w:szCs w:val="24"/>
    </w:rPr>
  </w:style>
  <w:style w:type="character" w:customStyle="1" w:styleId="QuoteChar">
    <w:name w:val="Quote Char"/>
    <w:basedOn w:val="DefaultParagraphFont"/>
    <w:link w:val="Quote"/>
    <w:uiPriority w:val="29"/>
    <w:rsid w:val="00684D2E"/>
    <w:rPr>
      <w:i/>
      <w:iCs/>
      <w:sz w:val="24"/>
      <w:szCs w:val="24"/>
    </w:rPr>
  </w:style>
  <w:style w:type="paragraph" w:styleId="IntenseQuote">
    <w:name w:val="Intense Quote"/>
    <w:basedOn w:val="Normal"/>
    <w:next w:val="Normal"/>
    <w:link w:val="IntenseQuoteChar"/>
    <w:uiPriority w:val="30"/>
    <w:qFormat/>
    <w:rsid w:val="00684D2E"/>
    <w:pPr>
      <w:spacing w:before="240" w:after="240" w:line="240" w:lineRule="auto"/>
      <w:ind w:left="1080" w:right="1080"/>
      <w:jc w:val="center"/>
    </w:pPr>
    <w:rPr>
      <w:color w:val="1E544F" w:themeColor="accent1"/>
      <w:sz w:val="24"/>
      <w:szCs w:val="24"/>
    </w:rPr>
  </w:style>
  <w:style w:type="character" w:customStyle="1" w:styleId="IntenseQuoteChar">
    <w:name w:val="Intense Quote Char"/>
    <w:basedOn w:val="DefaultParagraphFont"/>
    <w:link w:val="IntenseQuote"/>
    <w:uiPriority w:val="30"/>
    <w:rsid w:val="00684D2E"/>
    <w:rPr>
      <w:color w:val="1E544F" w:themeColor="accent1"/>
      <w:sz w:val="24"/>
      <w:szCs w:val="24"/>
    </w:rPr>
  </w:style>
  <w:style w:type="character" w:styleId="SubtleEmphasis">
    <w:name w:val="Subtle Emphasis"/>
    <w:uiPriority w:val="19"/>
    <w:qFormat/>
    <w:rsid w:val="00684D2E"/>
    <w:rPr>
      <w:i/>
      <w:iCs/>
      <w:color w:val="0F2927" w:themeColor="accent1" w:themeShade="7F"/>
    </w:rPr>
  </w:style>
  <w:style w:type="character" w:styleId="IntenseEmphasis">
    <w:name w:val="Intense Emphasis"/>
    <w:uiPriority w:val="21"/>
    <w:qFormat/>
    <w:rsid w:val="00684D2E"/>
    <w:rPr>
      <w:b/>
      <w:bCs/>
      <w:caps/>
      <w:color w:val="0F2927" w:themeColor="accent1" w:themeShade="7F"/>
      <w:spacing w:val="10"/>
    </w:rPr>
  </w:style>
  <w:style w:type="character" w:styleId="SubtleReference">
    <w:name w:val="Subtle Reference"/>
    <w:uiPriority w:val="31"/>
    <w:qFormat/>
    <w:rsid w:val="00684D2E"/>
    <w:rPr>
      <w:b/>
      <w:bCs/>
      <w:color w:val="1E544F" w:themeColor="accent1"/>
    </w:rPr>
  </w:style>
  <w:style w:type="character" w:styleId="IntenseReference">
    <w:name w:val="Intense Reference"/>
    <w:uiPriority w:val="32"/>
    <w:qFormat/>
    <w:rsid w:val="00684D2E"/>
    <w:rPr>
      <w:b/>
      <w:bCs/>
      <w:i/>
      <w:iCs/>
      <w:caps/>
      <w:color w:val="1E544F" w:themeColor="accent1"/>
    </w:rPr>
  </w:style>
  <w:style w:type="character" w:styleId="BookTitle">
    <w:name w:val="Book Title"/>
    <w:uiPriority w:val="33"/>
    <w:qFormat/>
    <w:rsid w:val="00684D2E"/>
    <w:rPr>
      <w:b/>
      <w:bCs/>
      <w:i/>
      <w:iCs/>
      <w:spacing w:val="0"/>
    </w:rPr>
  </w:style>
  <w:style w:type="paragraph" w:styleId="TOCHeading">
    <w:name w:val="TOC Heading"/>
    <w:basedOn w:val="Heading1"/>
    <w:next w:val="Normal"/>
    <w:uiPriority w:val="39"/>
    <w:unhideWhenUsed/>
    <w:qFormat/>
    <w:rsid w:val="00684D2E"/>
    <w:pPr>
      <w:outlineLvl w:val="9"/>
    </w:pPr>
  </w:style>
  <w:style w:type="paragraph" w:styleId="ListParagraph">
    <w:name w:val="List Paragraph"/>
    <w:basedOn w:val="Normal"/>
    <w:uiPriority w:val="34"/>
    <w:qFormat/>
    <w:rsid w:val="00101BD3"/>
    <w:pPr>
      <w:ind w:left="720"/>
      <w:contextualSpacing/>
    </w:pPr>
  </w:style>
  <w:style w:type="character" w:styleId="Hyperlink">
    <w:name w:val="Hyperlink"/>
    <w:basedOn w:val="DefaultParagraphFont"/>
    <w:uiPriority w:val="99"/>
    <w:unhideWhenUsed/>
    <w:rsid w:val="0000631C"/>
    <w:rPr>
      <w:color w:val="6B9F25" w:themeColor="hyperlink"/>
      <w:u w:val="single"/>
    </w:rPr>
  </w:style>
  <w:style w:type="character" w:customStyle="1" w:styleId="UnresolvedMention">
    <w:name w:val="Unresolved Mention"/>
    <w:basedOn w:val="DefaultParagraphFont"/>
    <w:uiPriority w:val="99"/>
    <w:semiHidden/>
    <w:unhideWhenUsed/>
    <w:rsid w:val="0000631C"/>
    <w:rPr>
      <w:color w:val="605E5C"/>
      <w:shd w:val="clear" w:color="auto" w:fill="E1DFDD"/>
    </w:rPr>
  </w:style>
  <w:style w:type="paragraph" w:styleId="FootnoteText">
    <w:name w:val="footnote text"/>
    <w:basedOn w:val="Normal"/>
    <w:link w:val="FootnoteTextChar"/>
    <w:uiPriority w:val="99"/>
    <w:semiHidden/>
    <w:unhideWhenUsed/>
    <w:rsid w:val="00A36337"/>
    <w:pPr>
      <w:spacing w:before="0" w:after="0" w:line="240" w:lineRule="auto"/>
    </w:pPr>
  </w:style>
  <w:style w:type="character" w:customStyle="1" w:styleId="FootnoteTextChar">
    <w:name w:val="Footnote Text Char"/>
    <w:basedOn w:val="DefaultParagraphFont"/>
    <w:link w:val="FootnoteText"/>
    <w:uiPriority w:val="99"/>
    <w:semiHidden/>
    <w:rsid w:val="00A36337"/>
  </w:style>
  <w:style w:type="character" w:styleId="FootnoteReference">
    <w:name w:val="footnote reference"/>
    <w:basedOn w:val="DefaultParagraphFont"/>
    <w:uiPriority w:val="99"/>
    <w:semiHidden/>
    <w:unhideWhenUsed/>
    <w:rsid w:val="00A36337"/>
    <w:rPr>
      <w:vertAlign w:val="superscript"/>
    </w:rPr>
  </w:style>
  <w:style w:type="paragraph" w:styleId="ListBullet">
    <w:name w:val="List Bullet"/>
    <w:basedOn w:val="Normal"/>
    <w:uiPriority w:val="99"/>
    <w:unhideWhenUsed/>
    <w:rsid w:val="00B04AF6"/>
    <w:pPr>
      <w:numPr>
        <w:numId w:val="2"/>
      </w:numPr>
      <w:contextualSpacing/>
    </w:pPr>
  </w:style>
  <w:style w:type="paragraph" w:styleId="EndnoteText">
    <w:name w:val="endnote text"/>
    <w:basedOn w:val="Normal"/>
    <w:link w:val="EndnoteTextChar"/>
    <w:uiPriority w:val="99"/>
    <w:semiHidden/>
    <w:unhideWhenUsed/>
    <w:rsid w:val="00315774"/>
    <w:pPr>
      <w:spacing w:before="0" w:after="0" w:line="240" w:lineRule="auto"/>
    </w:pPr>
  </w:style>
  <w:style w:type="character" w:customStyle="1" w:styleId="EndnoteTextChar">
    <w:name w:val="Endnote Text Char"/>
    <w:basedOn w:val="DefaultParagraphFont"/>
    <w:link w:val="EndnoteText"/>
    <w:uiPriority w:val="99"/>
    <w:semiHidden/>
    <w:rsid w:val="00315774"/>
  </w:style>
  <w:style w:type="character" w:styleId="EndnoteReference">
    <w:name w:val="endnote reference"/>
    <w:basedOn w:val="DefaultParagraphFont"/>
    <w:uiPriority w:val="99"/>
    <w:semiHidden/>
    <w:unhideWhenUsed/>
    <w:rsid w:val="00315774"/>
    <w:rPr>
      <w:vertAlign w:val="superscript"/>
    </w:rPr>
  </w:style>
  <w:style w:type="paragraph" w:styleId="TOC1">
    <w:name w:val="toc 1"/>
    <w:basedOn w:val="Normal"/>
    <w:next w:val="Normal"/>
    <w:autoRedefine/>
    <w:uiPriority w:val="39"/>
    <w:unhideWhenUsed/>
    <w:rsid w:val="00450B8C"/>
    <w:pPr>
      <w:spacing w:before="120" w:after="120"/>
    </w:pPr>
    <w:rPr>
      <w:b/>
      <w:bCs/>
      <w:caps/>
    </w:rPr>
  </w:style>
  <w:style w:type="paragraph" w:styleId="TOC2">
    <w:name w:val="toc 2"/>
    <w:basedOn w:val="Normal"/>
    <w:next w:val="Normal"/>
    <w:autoRedefine/>
    <w:uiPriority w:val="39"/>
    <w:unhideWhenUsed/>
    <w:rsid w:val="00450B8C"/>
    <w:pPr>
      <w:spacing w:before="0" w:after="0"/>
      <w:ind w:left="200"/>
    </w:pPr>
    <w:rPr>
      <w:smallCaps/>
    </w:rPr>
  </w:style>
  <w:style w:type="paragraph" w:styleId="TOC3">
    <w:name w:val="toc 3"/>
    <w:basedOn w:val="Normal"/>
    <w:next w:val="Normal"/>
    <w:autoRedefine/>
    <w:uiPriority w:val="39"/>
    <w:unhideWhenUsed/>
    <w:rsid w:val="00450B8C"/>
    <w:pPr>
      <w:spacing w:before="0" w:after="0"/>
      <w:ind w:left="400"/>
    </w:pPr>
    <w:rPr>
      <w:i/>
      <w:iCs/>
    </w:rPr>
  </w:style>
  <w:style w:type="paragraph" w:styleId="TOC4">
    <w:name w:val="toc 4"/>
    <w:basedOn w:val="Normal"/>
    <w:next w:val="Normal"/>
    <w:autoRedefine/>
    <w:uiPriority w:val="39"/>
    <w:unhideWhenUsed/>
    <w:rsid w:val="00450B8C"/>
    <w:pPr>
      <w:spacing w:before="0" w:after="0"/>
      <w:ind w:left="600"/>
    </w:pPr>
    <w:rPr>
      <w:sz w:val="18"/>
      <w:szCs w:val="18"/>
    </w:rPr>
  </w:style>
  <w:style w:type="paragraph" w:styleId="TOC5">
    <w:name w:val="toc 5"/>
    <w:basedOn w:val="Normal"/>
    <w:next w:val="Normal"/>
    <w:autoRedefine/>
    <w:uiPriority w:val="39"/>
    <w:unhideWhenUsed/>
    <w:rsid w:val="00450B8C"/>
    <w:pPr>
      <w:spacing w:before="0" w:after="0"/>
      <w:ind w:left="800"/>
    </w:pPr>
    <w:rPr>
      <w:sz w:val="18"/>
      <w:szCs w:val="18"/>
    </w:rPr>
  </w:style>
  <w:style w:type="paragraph" w:styleId="TOC6">
    <w:name w:val="toc 6"/>
    <w:basedOn w:val="Normal"/>
    <w:next w:val="Normal"/>
    <w:autoRedefine/>
    <w:uiPriority w:val="39"/>
    <w:unhideWhenUsed/>
    <w:rsid w:val="00450B8C"/>
    <w:pPr>
      <w:spacing w:before="0" w:after="0"/>
      <w:ind w:left="1000"/>
    </w:pPr>
    <w:rPr>
      <w:sz w:val="18"/>
      <w:szCs w:val="18"/>
    </w:rPr>
  </w:style>
  <w:style w:type="paragraph" w:styleId="TOC7">
    <w:name w:val="toc 7"/>
    <w:basedOn w:val="Normal"/>
    <w:next w:val="Normal"/>
    <w:autoRedefine/>
    <w:uiPriority w:val="39"/>
    <w:unhideWhenUsed/>
    <w:rsid w:val="00450B8C"/>
    <w:pPr>
      <w:spacing w:before="0" w:after="0"/>
      <w:ind w:left="1200"/>
    </w:pPr>
    <w:rPr>
      <w:sz w:val="18"/>
      <w:szCs w:val="18"/>
    </w:rPr>
  </w:style>
  <w:style w:type="paragraph" w:styleId="TOC8">
    <w:name w:val="toc 8"/>
    <w:basedOn w:val="Normal"/>
    <w:next w:val="Normal"/>
    <w:autoRedefine/>
    <w:uiPriority w:val="39"/>
    <w:unhideWhenUsed/>
    <w:rsid w:val="00450B8C"/>
    <w:pPr>
      <w:spacing w:before="0" w:after="0"/>
      <w:ind w:left="1400"/>
    </w:pPr>
    <w:rPr>
      <w:sz w:val="18"/>
      <w:szCs w:val="18"/>
    </w:rPr>
  </w:style>
  <w:style w:type="paragraph" w:styleId="TOC9">
    <w:name w:val="toc 9"/>
    <w:basedOn w:val="Normal"/>
    <w:next w:val="Normal"/>
    <w:autoRedefine/>
    <w:uiPriority w:val="39"/>
    <w:unhideWhenUsed/>
    <w:rsid w:val="00450B8C"/>
    <w:pPr>
      <w:spacing w:before="0" w:after="0"/>
      <w:ind w:left="1600"/>
    </w:pPr>
    <w:rPr>
      <w:sz w:val="18"/>
      <w:szCs w:val="18"/>
    </w:rPr>
  </w:style>
  <w:style w:type="table" w:styleId="TableGrid">
    <w:name w:val="Table Grid"/>
    <w:basedOn w:val="TableNormal"/>
    <w:uiPriority w:val="39"/>
    <w:rsid w:val="00341020"/>
    <w:pPr>
      <w:spacing w:before="0"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53C1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C1E"/>
    <w:rPr>
      <w:rFonts w:ascii="Tahoma" w:hAnsi="Tahoma" w:cs="Tahoma"/>
      <w:sz w:val="16"/>
      <w:szCs w:val="16"/>
    </w:rPr>
  </w:style>
  <w:style w:type="character" w:styleId="CommentReference">
    <w:name w:val="annotation reference"/>
    <w:basedOn w:val="DefaultParagraphFont"/>
    <w:uiPriority w:val="99"/>
    <w:semiHidden/>
    <w:unhideWhenUsed/>
    <w:rsid w:val="00B832BA"/>
    <w:rPr>
      <w:sz w:val="16"/>
      <w:szCs w:val="16"/>
    </w:rPr>
  </w:style>
  <w:style w:type="paragraph" w:styleId="CommentText">
    <w:name w:val="annotation text"/>
    <w:basedOn w:val="Normal"/>
    <w:link w:val="CommentTextChar"/>
    <w:uiPriority w:val="99"/>
    <w:semiHidden/>
    <w:unhideWhenUsed/>
    <w:rsid w:val="00B832BA"/>
    <w:pPr>
      <w:spacing w:line="240" w:lineRule="auto"/>
    </w:pPr>
  </w:style>
  <w:style w:type="character" w:customStyle="1" w:styleId="CommentTextChar">
    <w:name w:val="Comment Text Char"/>
    <w:basedOn w:val="DefaultParagraphFont"/>
    <w:link w:val="CommentText"/>
    <w:uiPriority w:val="99"/>
    <w:semiHidden/>
    <w:rsid w:val="00B832BA"/>
  </w:style>
  <w:style w:type="paragraph" w:styleId="CommentSubject">
    <w:name w:val="annotation subject"/>
    <w:basedOn w:val="CommentText"/>
    <w:next w:val="CommentText"/>
    <w:link w:val="CommentSubjectChar"/>
    <w:uiPriority w:val="99"/>
    <w:semiHidden/>
    <w:unhideWhenUsed/>
    <w:rsid w:val="00B832BA"/>
    <w:rPr>
      <w:b/>
      <w:bCs/>
    </w:rPr>
  </w:style>
  <w:style w:type="character" w:customStyle="1" w:styleId="CommentSubjectChar">
    <w:name w:val="Comment Subject Char"/>
    <w:basedOn w:val="CommentTextChar"/>
    <w:link w:val="CommentSubject"/>
    <w:uiPriority w:val="99"/>
    <w:semiHidden/>
    <w:rsid w:val="00B832BA"/>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84D2E"/>
  </w:style>
  <w:style w:type="paragraph" w:styleId="Heading1">
    <w:name w:val="heading 1"/>
    <w:basedOn w:val="Normal"/>
    <w:next w:val="Normal"/>
    <w:link w:val="Heading1Char"/>
    <w:uiPriority w:val="9"/>
    <w:qFormat/>
    <w:rsid w:val="00684D2E"/>
    <w:pPr>
      <w:pBdr>
        <w:top w:val="single" w:sz="24" w:space="0" w:color="1E544F" w:themeColor="accent1"/>
        <w:left w:val="single" w:sz="24" w:space="0" w:color="1E544F" w:themeColor="accent1"/>
        <w:bottom w:val="single" w:sz="24" w:space="0" w:color="1E544F" w:themeColor="accent1"/>
        <w:right w:val="single" w:sz="24" w:space="0" w:color="1E544F" w:themeColor="accent1"/>
      </w:pBdr>
      <w:shd w:val="clear" w:color="auto" w:fill="1E544F"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84D2E"/>
    <w:pPr>
      <w:pBdr>
        <w:top w:val="single" w:sz="24" w:space="0" w:color="C4EAE6" w:themeColor="accent1" w:themeTint="33"/>
        <w:left w:val="single" w:sz="24" w:space="0" w:color="C4EAE6" w:themeColor="accent1" w:themeTint="33"/>
        <w:bottom w:val="single" w:sz="24" w:space="0" w:color="C4EAE6" w:themeColor="accent1" w:themeTint="33"/>
        <w:right w:val="single" w:sz="24" w:space="0" w:color="C4EAE6" w:themeColor="accent1" w:themeTint="33"/>
      </w:pBdr>
      <w:shd w:val="clear" w:color="auto" w:fill="C4EAE6"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84D2E"/>
    <w:pPr>
      <w:pBdr>
        <w:top w:val="single" w:sz="6" w:space="2" w:color="1E544F" w:themeColor="accent1"/>
      </w:pBdr>
      <w:spacing w:before="300" w:after="0"/>
      <w:outlineLvl w:val="2"/>
    </w:pPr>
    <w:rPr>
      <w:caps/>
      <w:color w:val="0F2927" w:themeColor="accent1" w:themeShade="7F"/>
      <w:spacing w:val="15"/>
    </w:rPr>
  </w:style>
  <w:style w:type="paragraph" w:styleId="Heading4">
    <w:name w:val="heading 4"/>
    <w:basedOn w:val="Normal"/>
    <w:next w:val="Normal"/>
    <w:link w:val="Heading4Char"/>
    <w:uiPriority w:val="9"/>
    <w:unhideWhenUsed/>
    <w:qFormat/>
    <w:rsid w:val="00684D2E"/>
    <w:pPr>
      <w:pBdr>
        <w:top w:val="dotted" w:sz="6" w:space="2" w:color="1E544F" w:themeColor="accent1"/>
      </w:pBdr>
      <w:spacing w:before="200" w:after="0"/>
      <w:outlineLvl w:val="3"/>
    </w:pPr>
    <w:rPr>
      <w:caps/>
      <w:color w:val="163E3B" w:themeColor="accent1" w:themeShade="BF"/>
      <w:spacing w:val="10"/>
    </w:rPr>
  </w:style>
  <w:style w:type="paragraph" w:styleId="Heading5">
    <w:name w:val="heading 5"/>
    <w:basedOn w:val="Normal"/>
    <w:next w:val="Normal"/>
    <w:link w:val="Heading5Char"/>
    <w:uiPriority w:val="9"/>
    <w:semiHidden/>
    <w:unhideWhenUsed/>
    <w:qFormat/>
    <w:rsid w:val="00684D2E"/>
    <w:pPr>
      <w:pBdr>
        <w:bottom w:val="single" w:sz="6" w:space="1" w:color="1E544F" w:themeColor="accent1"/>
      </w:pBdr>
      <w:spacing w:before="200" w:after="0"/>
      <w:outlineLvl w:val="4"/>
    </w:pPr>
    <w:rPr>
      <w:caps/>
      <w:color w:val="163E3B" w:themeColor="accent1" w:themeShade="BF"/>
      <w:spacing w:val="10"/>
    </w:rPr>
  </w:style>
  <w:style w:type="paragraph" w:styleId="Heading6">
    <w:name w:val="heading 6"/>
    <w:basedOn w:val="Normal"/>
    <w:next w:val="Normal"/>
    <w:link w:val="Heading6Char"/>
    <w:uiPriority w:val="9"/>
    <w:semiHidden/>
    <w:unhideWhenUsed/>
    <w:qFormat/>
    <w:rsid w:val="00684D2E"/>
    <w:pPr>
      <w:pBdr>
        <w:bottom w:val="dotted" w:sz="6" w:space="1" w:color="1E544F" w:themeColor="accent1"/>
      </w:pBdr>
      <w:spacing w:before="200" w:after="0"/>
      <w:outlineLvl w:val="5"/>
    </w:pPr>
    <w:rPr>
      <w:caps/>
      <w:color w:val="163E3B" w:themeColor="accent1" w:themeShade="BF"/>
      <w:spacing w:val="10"/>
    </w:rPr>
  </w:style>
  <w:style w:type="paragraph" w:styleId="Heading7">
    <w:name w:val="heading 7"/>
    <w:basedOn w:val="Normal"/>
    <w:next w:val="Normal"/>
    <w:link w:val="Heading7Char"/>
    <w:uiPriority w:val="9"/>
    <w:semiHidden/>
    <w:unhideWhenUsed/>
    <w:qFormat/>
    <w:rsid w:val="00684D2E"/>
    <w:pPr>
      <w:spacing w:before="200" w:after="0"/>
      <w:outlineLvl w:val="6"/>
    </w:pPr>
    <w:rPr>
      <w:caps/>
      <w:color w:val="163E3B" w:themeColor="accent1" w:themeShade="BF"/>
      <w:spacing w:val="10"/>
    </w:rPr>
  </w:style>
  <w:style w:type="paragraph" w:styleId="Heading8">
    <w:name w:val="heading 8"/>
    <w:basedOn w:val="Normal"/>
    <w:next w:val="Normal"/>
    <w:link w:val="Heading8Char"/>
    <w:uiPriority w:val="9"/>
    <w:semiHidden/>
    <w:unhideWhenUsed/>
    <w:qFormat/>
    <w:rsid w:val="00684D2E"/>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84D2E"/>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2F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2F9E"/>
  </w:style>
  <w:style w:type="paragraph" w:styleId="Footer">
    <w:name w:val="footer"/>
    <w:basedOn w:val="Normal"/>
    <w:link w:val="FooterChar"/>
    <w:uiPriority w:val="99"/>
    <w:unhideWhenUsed/>
    <w:rsid w:val="00592F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2F9E"/>
  </w:style>
  <w:style w:type="paragraph" w:styleId="Subtitle">
    <w:name w:val="Subtitle"/>
    <w:basedOn w:val="Normal"/>
    <w:next w:val="Normal"/>
    <w:link w:val="SubtitleChar"/>
    <w:uiPriority w:val="11"/>
    <w:qFormat/>
    <w:rsid w:val="00684D2E"/>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84D2E"/>
    <w:rPr>
      <w:caps/>
      <w:color w:val="595959" w:themeColor="text1" w:themeTint="A6"/>
      <w:spacing w:val="10"/>
      <w:sz w:val="21"/>
      <w:szCs w:val="21"/>
    </w:rPr>
  </w:style>
  <w:style w:type="paragraph" w:styleId="NoSpacing">
    <w:name w:val="No Spacing"/>
    <w:link w:val="NoSpacingChar"/>
    <w:uiPriority w:val="1"/>
    <w:qFormat/>
    <w:rsid w:val="00684D2E"/>
    <w:pPr>
      <w:spacing w:after="0" w:line="240" w:lineRule="auto"/>
    </w:pPr>
  </w:style>
  <w:style w:type="character" w:customStyle="1" w:styleId="NoSpacingChar">
    <w:name w:val="No Spacing Char"/>
    <w:basedOn w:val="DefaultParagraphFont"/>
    <w:link w:val="NoSpacing"/>
    <w:uiPriority w:val="1"/>
    <w:rsid w:val="00684D2E"/>
  </w:style>
  <w:style w:type="character" w:customStyle="1" w:styleId="Heading1Char">
    <w:name w:val="Heading 1 Char"/>
    <w:basedOn w:val="DefaultParagraphFont"/>
    <w:link w:val="Heading1"/>
    <w:uiPriority w:val="9"/>
    <w:rsid w:val="00684D2E"/>
    <w:rPr>
      <w:caps/>
      <w:color w:val="FFFFFF" w:themeColor="background1"/>
      <w:spacing w:val="15"/>
      <w:sz w:val="22"/>
      <w:szCs w:val="22"/>
      <w:shd w:val="clear" w:color="auto" w:fill="1E544F" w:themeFill="accent1"/>
    </w:rPr>
  </w:style>
  <w:style w:type="character" w:customStyle="1" w:styleId="Heading2Char">
    <w:name w:val="Heading 2 Char"/>
    <w:basedOn w:val="DefaultParagraphFont"/>
    <w:link w:val="Heading2"/>
    <w:uiPriority w:val="9"/>
    <w:rsid w:val="00684D2E"/>
    <w:rPr>
      <w:caps/>
      <w:spacing w:val="15"/>
      <w:shd w:val="clear" w:color="auto" w:fill="C4EAE6" w:themeFill="accent1" w:themeFillTint="33"/>
    </w:rPr>
  </w:style>
  <w:style w:type="character" w:customStyle="1" w:styleId="Heading3Char">
    <w:name w:val="Heading 3 Char"/>
    <w:basedOn w:val="DefaultParagraphFont"/>
    <w:link w:val="Heading3"/>
    <w:uiPriority w:val="9"/>
    <w:rsid w:val="00684D2E"/>
    <w:rPr>
      <w:caps/>
      <w:color w:val="0F2927" w:themeColor="accent1" w:themeShade="7F"/>
      <w:spacing w:val="15"/>
    </w:rPr>
  </w:style>
  <w:style w:type="character" w:customStyle="1" w:styleId="Heading4Char">
    <w:name w:val="Heading 4 Char"/>
    <w:basedOn w:val="DefaultParagraphFont"/>
    <w:link w:val="Heading4"/>
    <w:uiPriority w:val="9"/>
    <w:rsid w:val="00684D2E"/>
    <w:rPr>
      <w:caps/>
      <w:color w:val="163E3B" w:themeColor="accent1" w:themeShade="BF"/>
      <w:spacing w:val="10"/>
    </w:rPr>
  </w:style>
  <w:style w:type="character" w:customStyle="1" w:styleId="Heading5Char">
    <w:name w:val="Heading 5 Char"/>
    <w:basedOn w:val="DefaultParagraphFont"/>
    <w:link w:val="Heading5"/>
    <w:uiPriority w:val="9"/>
    <w:semiHidden/>
    <w:rsid w:val="00684D2E"/>
    <w:rPr>
      <w:caps/>
      <w:color w:val="163E3B" w:themeColor="accent1" w:themeShade="BF"/>
      <w:spacing w:val="10"/>
    </w:rPr>
  </w:style>
  <w:style w:type="character" w:customStyle="1" w:styleId="Heading6Char">
    <w:name w:val="Heading 6 Char"/>
    <w:basedOn w:val="DefaultParagraphFont"/>
    <w:link w:val="Heading6"/>
    <w:uiPriority w:val="9"/>
    <w:semiHidden/>
    <w:rsid w:val="00684D2E"/>
    <w:rPr>
      <w:caps/>
      <w:color w:val="163E3B" w:themeColor="accent1" w:themeShade="BF"/>
      <w:spacing w:val="10"/>
    </w:rPr>
  </w:style>
  <w:style w:type="character" w:customStyle="1" w:styleId="Heading7Char">
    <w:name w:val="Heading 7 Char"/>
    <w:basedOn w:val="DefaultParagraphFont"/>
    <w:link w:val="Heading7"/>
    <w:uiPriority w:val="9"/>
    <w:semiHidden/>
    <w:rsid w:val="00684D2E"/>
    <w:rPr>
      <w:caps/>
      <w:color w:val="163E3B" w:themeColor="accent1" w:themeShade="BF"/>
      <w:spacing w:val="10"/>
    </w:rPr>
  </w:style>
  <w:style w:type="character" w:customStyle="1" w:styleId="Heading8Char">
    <w:name w:val="Heading 8 Char"/>
    <w:basedOn w:val="DefaultParagraphFont"/>
    <w:link w:val="Heading8"/>
    <w:uiPriority w:val="9"/>
    <w:semiHidden/>
    <w:rsid w:val="00684D2E"/>
    <w:rPr>
      <w:caps/>
      <w:spacing w:val="10"/>
      <w:sz w:val="18"/>
      <w:szCs w:val="18"/>
    </w:rPr>
  </w:style>
  <w:style w:type="character" w:customStyle="1" w:styleId="Heading9Char">
    <w:name w:val="Heading 9 Char"/>
    <w:basedOn w:val="DefaultParagraphFont"/>
    <w:link w:val="Heading9"/>
    <w:uiPriority w:val="9"/>
    <w:semiHidden/>
    <w:rsid w:val="00684D2E"/>
    <w:rPr>
      <w:i/>
      <w:iCs/>
      <w:caps/>
      <w:spacing w:val="10"/>
      <w:sz w:val="18"/>
      <w:szCs w:val="18"/>
    </w:rPr>
  </w:style>
  <w:style w:type="paragraph" w:styleId="Caption">
    <w:name w:val="caption"/>
    <w:basedOn w:val="Normal"/>
    <w:next w:val="Normal"/>
    <w:uiPriority w:val="35"/>
    <w:unhideWhenUsed/>
    <w:qFormat/>
    <w:rsid w:val="00684D2E"/>
    <w:rPr>
      <w:b/>
      <w:bCs/>
      <w:color w:val="163E3B" w:themeColor="accent1" w:themeShade="BF"/>
      <w:sz w:val="16"/>
      <w:szCs w:val="16"/>
    </w:rPr>
  </w:style>
  <w:style w:type="paragraph" w:styleId="Title">
    <w:name w:val="Title"/>
    <w:basedOn w:val="Normal"/>
    <w:next w:val="Normal"/>
    <w:link w:val="TitleChar"/>
    <w:uiPriority w:val="10"/>
    <w:qFormat/>
    <w:rsid w:val="00684D2E"/>
    <w:pPr>
      <w:spacing w:before="0" w:after="0"/>
    </w:pPr>
    <w:rPr>
      <w:rFonts w:asciiTheme="majorHAnsi" w:eastAsiaTheme="majorEastAsia" w:hAnsiTheme="majorHAnsi" w:cstheme="majorBidi"/>
      <w:caps/>
      <w:color w:val="1E544F" w:themeColor="accent1"/>
      <w:spacing w:val="10"/>
      <w:sz w:val="52"/>
      <w:szCs w:val="52"/>
    </w:rPr>
  </w:style>
  <w:style w:type="character" w:customStyle="1" w:styleId="TitleChar">
    <w:name w:val="Title Char"/>
    <w:basedOn w:val="DefaultParagraphFont"/>
    <w:link w:val="Title"/>
    <w:uiPriority w:val="10"/>
    <w:rsid w:val="00684D2E"/>
    <w:rPr>
      <w:rFonts w:asciiTheme="majorHAnsi" w:eastAsiaTheme="majorEastAsia" w:hAnsiTheme="majorHAnsi" w:cstheme="majorBidi"/>
      <w:caps/>
      <w:color w:val="1E544F" w:themeColor="accent1"/>
      <w:spacing w:val="10"/>
      <w:sz w:val="52"/>
      <w:szCs w:val="52"/>
    </w:rPr>
  </w:style>
  <w:style w:type="character" w:styleId="Strong">
    <w:name w:val="Strong"/>
    <w:uiPriority w:val="22"/>
    <w:qFormat/>
    <w:rsid w:val="00684D2E"/>
    <w:rPr>
      <w:b/>
      <w:bCs/>
    </w:rPr>
  </w:style>
  <w:style w:type="character" w:styleId="Emphasis">
    <w:name w:val="Emphasis"/>
    <w:uiPriority w:val="20"/>
    <w:qFormat/>
    <w:rsid w:val="00684D2E"/>
    <w:rPr>
      <w:caps/>
      <w:color w:val="0F2927" w:themeColor="accent1" w:themeShade="7F"/>
      <w:spacing w:val="5"/>
    </w:rPr>
  </w:style>
  <w:style w:type="paragraph" w:styleId="Quote">
    <w:name w:val="Quote"/>
    <w:basedOn w:val="Normal"/>
    <w:next w:val="Normal"/>
    <w:link w:val="QuoteChar"/>
    <w:uiPriority w:val="29"/>
    <w:qFormat/>
    <w:rsid w:val="00684D2E"/>
    <w:rPr>
      <w:i/>
      <w:iCs/>
      <w:sz w:val="24"/>
      <w:szCs w:val="24"/>
    </w:rPr>
  </w:style>
  <w:style w:type="character" w:customStyle="1" w:styleId="QuoteChar">
    <w:name w:val="Quote Char"/>
    <w:basedOn w:val="DefaultParagraphFont"/>
    <w:link w:val="Quote"/>
    <w:uiPriority w:val="29"/>
    <w:rsid w:val="00684D2E"/>
    <w:rPr>
      <w:i/>
      <w:iCs/>
      <w:sz w:val="24"/>
      <w:szCs w:val="24"/>
    </w:rPr>
  </w:style>
  <w:style w:type="paragraph" w:styleId="IntenseQuote">
    <w:name w:val="Intense Quote"/>
    <w:basedOn w:val="Normal"/>
    <w:next w:val="Normal"/>
    <w:link w:val="IntenseQuoteChar"/>
    <w:uiPriority w:val="30"/>
    <w:qFormat/>
    <w:rsid w:val="00684D2E"/>
    <w:pPr>
      <w:spacing w:before="240" w:after="240" w:line="240" w:lineRule="auto"/>
      <w:ind w:left="1080" w:right="1080"/>
      <w:jc w:val="center"/>
    </w:pPr>
    <w:rPr>
      <w:color w:val="1E544F" w:themeColor="accent1"/>
      <w:sz w:val="24"/>
      <w:szCs w:val="24"/>
    </w:rPr>
  </w:style>
  <w:style w:type="character" w:customStyle="1" w:styleId="IntenseQuoteChar">
    <w:name w:val="Intense Quote Char"/>
    <w:basedOn w:val="DefaultParagraphFont"/>
    <w:link w:val="IntenseQuote"/>
    <w:uiPriority w:val="30"/>
    <w:rsid w:val="00684D2E"/>
    <w:rPr>
      <w:color w:val="1E544F" w:themeColor="accent1"/>
      <w:sz w:val="24"/>
      <w:szCs w:val="24"/>
    </w:rPr>
  </w:style>
  <w:style w:type="character" w:styleId="SubtleEmphasis">
    <w:name w:val="Subtle Emphasis"/>
    <w:uiPriority w:val="19"/>
    <w:qFormat/>
    <w:rsid w:val="00684D2E"/>
    <w:rPr>
      <w:i/>
      <w:iCs/>
      <w:color w:val="0F2927" w:themeColor="accent1" w:themeShade="7F"/>
    </w:rPr>
  </w:style>
  <w:style w:type="character" w:styleId="IntenseEmphasis">
    <w:name w:val="Intense Emphasis"/>
    <w:uiPriority w:val="21"/>
    <w:qFormat/>
    <w:rsid w:val="00684D2E"/>
    <w:rPr>
      <w:b/>
      <w:bCs/>
      <w:caps/>
      <w:color w:val="0F2927" w:themeColor="accent1" w:themeShade="7F"/>
      <w:spacing w:val="10"/>
    </w:rPr>
  </w:style>
  <w:style w:type="character" w:styleId="SubtleReference">
    <w:name w:val="Subtle Reference"/>
    <w:uiPriority w:val="31"/>
    <w:qFormat/>
    <w:rsid w:val="00684D2E"/>
    <w:rPr>
      <w:b/>
      <w:bCs/>
      <w:color w:val="1E544F" w:themeColor="accent1"/>
    </w:rPr>
  </w:style>
  <w:style w:type="character" w:styleId="IntenseReference">
    <w:name w:val="Intense Reference"/>
    <w:uiPriority w:val="32"/>
    <w:qFormat/>
    <w:rsid w:val="00684D2E"/>
    <w:rPr>
      <w:b/>
      <w:bCs/>
      <w:i/>
      <w:iCs/>
      <w:caps/>
      <w:color w:val="1E544F" w:themeColor="accent1"/>
    </w:rPr>
  </w:style>
  <w:style w:type="character" w:styleId="BookTitle">
    <w:name w:val="Book Title"/>
    <w:uiPriority w:val="33"/>
    <w:qFormat/>
    <w:rsid w:val="00684D2E"/>
    <w:rPr>
      <w:b/>
      <w:bCs/>
      <w:i/>
      <w:iCs/>
      <w:spacing w:val="0"/>
    </w:rPr>
  </w:style>
  <w:style w:type="paragraph" w:styleId="TOCHeading">
    <w:name w:val="TOC Heading"/>
    <w:basedOn w:val="Heading1"/>
    <w:next w:val="Normal"/>
    <w:uiPriority w:val="39"/>
    <w:unhideWhenUsed/>
    <w:qFormat/>
    <w:rsid w:val="00684D2E"/>
    <w:pPr>
      <w:outlineLvl w:val="9"/>
    </w:pPr>
  </w:style>
  <w:style w:type="paragraph" w:styleId="ListParagraph">
    <w:name w:val="List Paragraph"/>
    <w:basedOn w:val="Normal"/>
    <w:uiPriority w:val="34"/>
    <w:qFormat/>
    <w:rsid w:val="00101BD3"/>
    <w:pPr>
      <w:ind w:left="720"/>
      <w:contextualSpacing/>
    </w:pPr>
  </w:style>
  <w:style w:type="character" w:styleId="Hyperlink">
    <w:name w:val="Hyperlink"/>
    <w:basedOn w:val="DefaultParagraphFont"/>
    <w:uiPriority w:val="99"/>
    <w:unhideWhenUsed/>
    <w:rsid w:val="0000631C"/>
    <w:rPr>
      <w:color w:val="6B9F25" w:themeColor="hyperlink"/>
      <w:u w:val="single"/>
    </w:rPr>
  </w:style>
  <w:style w:type="character" w:customStyle="1" w:styleId="UnresolvedMention">
    <w:name w:val="Unresolved Mention"/>
    <w:basedOn w:val="DefaultParagraphFont"/>
    <w:uiPriority w:val="99"/>
    <w:semiHidden/>
    <w:unhideWhenUsed/>
    <w:rsid w:val="0000631C"/>
    <w:rPr>
      <w:color w:val="605E5C"/>
      <w:shd w:val="clear" w:color="auto" w:fill="E1DFDD"/>
    </w:rPr>
  </w:style>
  <w:style w:type="paragraph" w:styleId="FootnoteText">
    <w:name w:val="footnote text"/>
    <w:basedOn w:val="Normal"/>
    <w:link w:val="FootnoteTextChar"/>
    <w:uiPriority w:val="99"/>
    <w:semiHidden/>
    <w:unhideWhenUsed/>
    <w:rsid w:val="00A36337"/>
    <w:pPr>
      <w:spacing w:before="0" w:after="0" w:line="240" w:lineRule="auto"/>
    </w:pPr>
  </w:style>
  <w:style w:type="character" w:customStyle="1" w:styleId="FootnoteTextChar">
    <w:name w:val="Footnote Text Char"/>
    <w:basedOn w:val="DefaultParagraphFont"/>
    <w:link w:val="FootnoteText"/>
    <w:uiPriority w:val="99"/>
    <w:semiHidden/>
    <w:rsid w:val="00A36337"/>
  </w:style>
  <w:style w:type="character" w:styleId="FootnoteReference">
    <w:name w:val="footnote reference"/>
    <w:basedOn w:val="DefaultParagraphFont"/>
    <w:uiPriority w:val="99"/>
    <w:semiHidden/>
    <w:unhideWhenUsed/>
    <w:rsid w:val="00A36337"/>
    <w:rPr>
      <w:vertAlign w:val="superscript"/>
    </w:rPr>
  </w:style>
  <w:style w:type="paragraph" w:styleId="ListBullet">
    <w:name w:val="List Bullet"/>
    <w:basedOn w:val="Normal"/>
    <w:uiPriority w:val="99"/>
    <w:unhideWhenUsed/>
    <w:rsid w:val="00B04AF6"/>
    <w:pPr>
      <w:numPr>
        <w:numId w:val="2"/>
      </w:numPr>
      <w:contextualSpacing/>
    </w:pPr>
  </w:style>
  <w:style w:type="paragraph" w:styleId="EndnoteText">
    <w:name w:val="endnote text"/>
    <w:basedOn w:val="Normal"/>
    <w:link w:val="EndnoteTextChar"/>
    <w:uiPriority w:val="99"/>
    <w:semiHidden/>
    <w:unhideWhenUsed/>
    <w:rsid w:val="00315774"/>
    <w:pPr>
      <w:spacing w:before="0" w:after="0" w:line="240" w:lineRule="auto"/>
    </w:pPr>
  </w:style>
  <w:style w:type="character" w:customStyle="1" w:styleId="EndnoteTextChar">
    <w:name w:val="Endnote Text Char"/>
    <w:basedOn w:val="DefaultParagraphFont"/>
    <w:link w:val="EndnoteText"/>
    <w:uiPriority w:val="99"/>
    <w:semiHidden/>
    <w:rsid w:val="00315774"/>
  </w:style>
  <w:style w:type="character" w:styleId="EndnoteReference">
    <w:name w:val="endnote reference"/>
    <w:basedOn w:val="DefaultParagraphFont"/>
    <w:uiPriority w:val="99"/>
    <w:semiHidden/>
    <w:unhideWhenUsed/>
    <w:rsid w:val="00315774"/>
    <w:rPr>
      <w:vertAlign w:val="superscript"/>
    </w:rPr>
  </w:style>
  <w:style w:type="paragraph" w:styleId="TOC1">
    <w:name w:val="toc 1"/>
    <w:basedOn w:val="Normal"/>
    <w:next w:val="Normal"/>
    <w:autoRedefine/>
    <w:uiPriority w:val="39"/>
    <w:unhideWhenUsed/>
    <w:rsid w:val="00450B8C"/>
    <w:pPr>
      <w:spacing w:before="120" w:after="120"/>
    </w:pPr>
    <w:rPr>
      <w:b/>
      <w:bCs/>
      <w:caps/>
    </w:rPr>
  </w:style>
  <w:style w:type="paragraph" w:styleId="TOC2">
    <w:name w:val="toc 2"/>
    <w:basedOn w:val="Normal"/>
    <w:next w:val="Normal"/>
    <w:autoRedefine/>
    <w:uiPriority w:val="39"/>
    <w:unhideWhenUsed/>
    <w:rsid w:val="00450B8C"/>
    <w:pPr>
      <w:spacing w:before="0" w:after="0"/>
      <w:ind w:left="200"/>
    </w:pPr>
    <w:rPr>
      <w:smallCaps/>
    </w:rPr>
  </w:style>
  <w:style w:type="paragraph" w:styleId="TOC3">
    <w:name w:val="toc 3"/>
    <w:basedOn w:val="Normal"/>
    <w:next w:val="Normal"/>
    <w:autoRedefine/>
    <w:uiPriority w:val="39"/>
    <w:unhideWhenUsed/>
    <w:rsid w:val="00450B8C"/>
    <w:pPr>
      <w:spacing w:before="0" w:after="0"/>
      <w:ind w:left="400"/>
    </w:pPr>
    <w:rPr>
      <w:i/>
      <w:iCs/>
    </w:rPr>
  </w:style>
  <w:style w:type="paragraph" w:styleId="TOC4">
    <w:name w:val="toc 4"/>
    <w:basedOn w:val="Normal"/>
    <w:next w:val="Normal"/>
    <w:autoRedefine/>
    <w:uiPriority w:val="39"/>
    <w:unhideWhenUsed/>
    <w:rsid w:val="00450B8C"/>
    <w:pPr>
      <w:spacing w:before="0" w:after="0"/>
      <w:ind w:left="600"/>
    </w:pPr>
    <w:rPr>
      <w:sz w:val="18"/>
      <w:szCs w:val="18"/>
    </w:rPr>
  </w:style>
  <w:style w:type="paragraph" w:styleId="TOC5">
    <w:name w:val="toc 5"/>
    <w:basedOn w:val="Normal"/>
    <w:next w:val="Normal"/>
    <w:autoRedefine/>
    <w:uiPriority w:val="39"/>
    <w:unhideWhenUsed/>
    <w:rsid w:val="00450B8C"/>
    <w:pPr>
      <w:spacing w:before="0" w:after="0"/>
      <w:ind w:left="800"/>
    </w:pPr>
    <w:rPr>
      <w:sz w:val="18"/>
      <w:szCs w:val="18"/>
    </w:rPr>
  </w:style>
  <w:style w:type="paragraph" w:styleId="TOC6">
    <w:name w:val="toc 6"/>
    <w:basedOn w:val="Normal"/>
    <w:next w:val="Normal"/>
    <w:autoRedefine/>
    <w:uiPriority w:val="39"/>
    <w:unhideWhenUsed/>
    <w:rsid w:val="00450B8C"/>
    <w:pPr>
      <w:spacing w:before="0" w:after="0"/>
      <w:ind w:left="1000"/>
    </w:pPr>
    <w:rPr>
      <w:sz w:val="18"/>
      <w:szCs w:val="18"/>
    </w:rPr>
  </w:style>
  <w:style w:type="paragraph" w:styleId="TOC7">
    <w:name w:val="toc 7"/>
    <w:basedOn w:val="Normal"/>
    <w:next w:val="Normal"/>
    <w:autoRedefine/>
    <w:uiPriority w:val="39"/>
    <w:unhideWhenUsed/>
    <w:rsid w:val="00450B8C"/>
    <w:pPr>
      <w:spacing w:before="0" w:after="0"/>
      <w:ind w:left="1200"/>
    </w:pPr>
    <w:rPr>
      <w:sz w:val="18"/>
      <w:szCs w:val="18"/>
    </w:rPr>
  </w:style>
  <w:style w:type="paragraph" w:styleId="TOC8">
    <w:name w:val="toc 8"/>
    <w:basedOn w:val="Normal"/>
    <w:next w:val="Normal"/>
    <w:autoRedefine/>
    <w:uiPriority w:val="39"/>
    <w:unhideWhenUsed/>
    <w:rsid w:val="00450B8C"/>
    <w:pPr>
      <w:spacing w:before="0" w:after="0"/>
      <w:ind w:left="1400"/>
    </w:pPr>
    <w:rPr>
      <w:sz w:val="18"/>
      <w:szCs w:val="18"/>
    </w:rPr>
  </w:style>
  <w:style w:type="paragraph" w:styleId="TOC9">
    <w:name w:val="toc 9"/>
    <w:basedOn w:val="Normal"/>
    <w:next w:val="Normal"/>
    <w:autoRedefine/>
    <w:uiPriority w:val="39"/>
    <w:unhideWhenUsed/>
    <w:rsid w:val="00450B8C"/>
    <w:pPr>
      <w:spacing w:before="0" w:after="0"/>
      <w:ind w:left="1600"/>
    </w:pPr>
    <w:rPr>
      <w:sz w:val="18"/>
      <w:szCs w:val="18"/>
    </w:rPr>
  </w:style>
  <w:style w:type="table" w:styleId="TableGrid">
    <w:name w:val="Table Grid"/>
    <w:basedOn w:val="TableNormal"/>
    <w:uiPriority w:val="39"/>
    <w:rsid w:val="00341020"/>
    <w:pPr>
      <w:spacing w:before="0" w:after="0" w:line="240" w:lineRule="auto"/>
    </w:pPr>
    <w:rPr>
      <w:rFonts w:eastAsiaTheme="minorHAns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53C1E"/>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C1E"/>
    <w:rPr>
      <w:rFonts w:ascii="Tahoma" w:hAnsi="Tahoma" w:cs="Tahoma"/>
      <w:sz w:val="16"/>
      <w:szCs w:val="16"/>
    </w:rPr>
  </w:style>
  <w:style w:type="character" w:styleId="CommentReference">
    <w:name w:val="annotation reference"/>
    <w:basedOn w:val="DefaultParagraphFont"/>
    <w:uiPriority w:val="99"/>
    <w:semiHidden/>
    <w:unhideWhenUsed/>
    <w:rsid w:val="00B832BA"/>
    <w:rPr>
      <w:sz w:val="16"/>
      <w:szCs w:val="16"/>
    </w:rPr>
  </w:style>
  <w:style w:type="paragraph" w:styleId="CommentText">
    <w:name w:val="annotation text"/>
    <w:basedOn w:val="Normal"/>
    <w:link w:val="CommentTextChar"/>
    <w:uiPriority w:val="99"/>
    <w:semiHidden/>
    <w:unhideWhenUsed/>
    <w:rsid w:val="00B832BA"/>
    <w:pPr>
      <w:spacing w:line="240" w:lineRule="auto"/>
    </w:pPr>
  </w:style>
  <w:style w:type="character" w:customStyle="1" w:styleId="CommentTextChar">
    <w:name w:val="Comment Text Char"/>
    <w:basedOn w:val="DefaultParagraphFont"/>
    <w:link w:val="CommentText"/>
    <w:uiPriority w:val="99"/>
    <w:semiHidden/>
    <w:rsid w:val="00B832BA"/>
  </w:style>
  <w:style w:type="paragraph" w:styleId="CommentSubject">
    <w:name w:val="annotation subject"/>
    <w:basedOn w:val="CommentText"/>
    <w:next w:val="CommentText"/>
    <w:link w:val="CommentSubjectChar"/>
    <w:uiPriority w:val="99"/>
    <w:semiHidden/>
    <w:unhideWhenUsed/>
    <w:rsid w:val="00B832BA"/>
    <w:rPr>
      <w:b/>
      <w:bCs/>
    </w:rPr>
  </w:style>
  <w:style w:type="character" w:customStyle="1" w:styleId="CommentSubjectChar">
    <w:name w:val="Comment Subject Char"/>
    <w:basedOn w:val="CommentTextChar"/>
    <w:link w:val="CommentSubject"/>
    <w:uiPriority w:val="99"/>
    <w:semiHidden/>
    <w:rsid w:val="00B832B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53245463">
      <w:bodyDiv w:val="1"/>
      <w:marLeft w:val="0"/>
      <w:marRight w:val="0"/>
      <w:marTop w:val="0"/>
      <w:marBottom w:val="0"/>
      <w:divBdr>
        <w:top w:val="none" w:sz="0" w:space="0" w:color="auto"/>
        <w:left w:val="none" w:sz="0" w:space="0" w:color="auto"/>
        <w:bottom w:val="none" w:sz="0" w:space="0" w:color="auto"/>
        <w:right w:val="none" w:sz="0" w:space="0" w:color="auto"/>
      </w:divBdr>
      <w:divsChild>
        <w:div w:id="1921140967">
          <w:marLeft w:val="480"/>
          <w:marRight w:val="0"/>
          <w:marTop w:val="0"/>
          <w:marBottom w:val="0"/>
          <w:divBdr>
            <w:top w:val="none" w:sz="0" w:space="0" w:color="auto"/>
            <w:left w:val="none" w:sz="0" w:space="0" w:color="auto"/>
            <w:bottom w:val="none" w:sz="0" w:space="0" w:color="auto"/>
            <w:right w:val="none" w:sz="0" w:space="0" w:color="auto"/>
          </w:divBdr>
          <w:divsChild>
            <w:div w:id="436560662">
              <w:marLeft w:val="0"/>
              <w:marRight w:val="0"/>
              <w:marTop w:val="0"/>
              <w:marBottom w:val="0"/>
              <w:divBdr>
                <w:top w:val="none" w:sz="0" w:space="0" w:color="auto"/>
                <w:left w:val="none" w:sz="0" w:space="0" w:color="auto"/>
                <w:bottom w:val="none" w:sz="0" w:space="0" w:color="auto"/>
                <w:right w:val="none" w:sz="0" w:space="0" w:color="auto"/>
              </w:divBdr>
            </w:div>
            <w:div w:id="1568999688">
              <w:marLeft w:val="0"/>
              <w:marRight w:val="0"/>
              <w:marTop w:val="0"/>
              <w:marBottom w:val="0"/>
              <w:divBdr>
                <w:top w:val="none" w:sz="0" w:space="0" w:color="auto"/>
                <w:left w:val="none" w:sz="0" w:space="0" w:color="auto"/>
                <w:bottom w:val="none" w:sz="0" w:space="0" w:color="auto"/>
                <w:right w:val="none" w:sz="0" w:space="0" w:color="auto"/>
              </w:divBdr>
            </w:div>
            <w:div w:id="2022658016">
              <w:marLeft w:val="0"/>
              <w:marRight w:val="0"/>
              <w:marTop w:val="0"/>
              <w:marBottom w:val="0"/>
              <w:divBdr>
                <w:top w:val="none" w:sz="0" w:space="0" w:color="auto"/>
                <w:left w:val="none" w:sz="0" w:space="0" w:color="auto"/>
                <w:bottom w:val="none" w:sz="0" w:space="0" w:color="auto"/>
                <w:right w:val="none" w:sz="0" w:space="0" w:color="auto"/>
              </w:divBdr>
            </w:div>
            <w:div w:id="1861703364">
              <w:marLeft w:val="0"/>
              <w:marRight w:val="0"/>
              <w:marTop w:val="0"/>
              <w:marBottom w:val="0"/>
              <w:divBdr>
                <w:top w:val="none" w:sz="0" w:space="0" w:color="auto"/>
                <w:left w:val="none" w:sz="0" w:space="0" w:color="auto"/>
                <w:bottom w:val="none" w:sz="0" w:space="0" w:color="auto"/>
                <w:right w:val="none" w:sz="0" w:space="0" w:color="auto"/>
              </w:divBdr>
            </w:div>
            <w:div w:id="869612149">
              <w:marLeft w:val="0"/>
              <w:marRight w:val="0"/>
              <w:marTop w:val="0"/>
              <w:marBottom w:val="0"/>
              <w:divBdr>
                <w:top w:val="none" w:sz="0" w:space="0" w:color="auto"/>
                <w:left w:val="none" w:sz="0" w:space="0" w:color="auto"/>
                <w:bottom w:val="none" w:sz="0" w:space="0" w:color="auto"/>
                <w:right w:val="none" w:sz="0" w:space="0" w:color="auto"/>
              </w:divBdr>
            </w:div>
            <w:div w:id="1164705977">
              <w:marLeft w:val="0"/>
              <w:marRight w:val="0"/>
              <w:marTop w:val="0"/>
              <w:marBottom w:val="0"/>
              <w:divBdr>
                <w:top w:val="none" w:sz="0" w:space="0" w:color="auto"/>
                <w:left w:val="none" w:sz="0" w:space="0" w:color="auto"/>
                <w:bottom w:val="none" w:sz="0" w:space="0" w:color="auto"/>
                <w:right w:val="none" w:sz="0" w:space="0" w:color="auto"/>
              </w:divBdr>
            </w:div>
            <w:div w:id="1211258855">
              <w:marLeft w:val="0"/>
              <w:marRight w:val="0"/>
              <w:marTop w:val="0"/>
              <w:marBottom w:val="0"/>
              <w:divBdr>
                <w:top w:val="none" w:sz="0" w:space="0" w:color="auto"/>
                <w:left w:val="none" w:sz="0" w:space="0" w:color="auto"/>
                <w:bottom w:val="none" w:sz="0" w:space="0" w:color="auto"/>
                <w:right w:val="none" w:sz="0" w:space="0" w:color="auto"/>
              </w:divBdr>
            </w:div>
            <w:div w:id="1386640828">
              <w:marLeft w:val="0"/>
              <w:marRight w:val="0"/>
              <w:marTop w:val="0"/>
              <w:marBottom w:val="0"/>
              <w:divBdr>
                <w:top w:val="none" w:sz="0" w:space="0" w:color="auto"/>
                <w:left w:val="none" w:sz="0" w:space="0" w:color="auto"/>
                <w:bottom w:val="none" w:sz="0" w:space="0" w:color="auto"/>
                <w:right w:val="none" w:sz="0" w:space="0" w:color="auto"/>
              </w:divBdr>
            </w:div>
            <w:div w:id="1180050914">
              <w:marLeft w:val="0"/>
              <w:marRight w:val="0"/>
              <w:marTop w:val="0"/>
              <w:marBottom w:val="0"/>
              <w:divBdr>
                <w:top w:val="none" w:sz="0" w:space="0" w:color="auto"/>
                <w:left w:val="none" w:sz="0" w:space="0" w:color="auto"/>
                <w:bottom w:val="none" w:sz="0" w:space="0" w:color="auto"/>
                <w:right w:val="none" w:sz="0" w:space="0" w:color="auto"/>
              </w:divBdr>
            </w:div>
            <w:div w:id="1642155660">
              <w:marLeft w:val="0"/>
              <w:marRight w:val="0"/>
              <w:marTop w:val="0"/>
              <w:marBottom w:val="0"/>
              <w:divBdr>
                <w:top w:val="none" w:sz="0" w:space="0" w:color="auto"/>
                <w:left w:val="none" w:sz="0" w:space="0" w:color="auto"/>
                <w:bottom w:val="none" w:sz="0" w:space="0" w:color="auto"/>
                <w:right w:val="none" w:sz="0" w:space="0" w:color="auto"/>
              </w:divBdr>
            </w:div>
            <w:div w:id="1856962618">
              <w:marLeft w:val="0"/>
              <w:marRight w:val="0"/>
              <w:marTop w:val="0"/>
              <w:marBottom w:val="0"/>
              <w:divBdr>
                <w:top w:val="none" w:sz="0" w:space="0" w:color="auto"/>
                <w:left w:val="none" w:sz="0" w:space="0" w:color="auto"/>
                <w:bottom w:val="none" w:sz="0" w:space="0" w:color="auto"/>
                <w:right w:val="none" w:sz="0" w:space="0" w:color="auto"/>
              </w:divBdr>
            </w:div>
            <w:div w:id="710569440">
              <w:marLeft w:val="0"/>
              <w:marRight w:val="0"/>
              <w:marTop w:val="0"/>
              <w:marBottom w:val="0"/>
              <w:divBdr>
                <w:top w:val="none" w:sz="0" w:space="0" w:color="auto"/>
                <w:left w:val="none" w:sz="0" w:space="0" w:color="auto"/>
                <w:bottom w:val="none" w:sz="0" w:space="0" w:color="auto"/>
                <w:right w:val="none" w:sz="0" w:space="0" w:color="auto"/>
              </w:divBdr>
            </w:div>
            <w:div w:id="1124040563">
              <w:marLeft w:val="0"/>
              <w:marRight w:val="0"/>
              <w:marTop w:val="0"/>
              <w:marBottom w:val="0"/>
              <w:divBdr>
                <w:top w:val="none" w:sz="0" w:space="0" w:color="auto"/>
                <w:left w:val="none" w:sz="0" w:space="0" w:color="auto"/>
                <w:bottom w:val="none" w:sz="0" w:space="0" w:color="auto"/>
                <w:right w:val="none" w:sz="0" w:space="0" w:color="auto"/>
              </w:divBdr>
            </w:div>
            <w:div w:id="284775612">
              <w:marLeft w:val="0"/>
              <w:marRight w:val="0"/>
              <w:marTop w:val="0"/>
              <w:marBottom w:val="0"/>
              <w:divBdr>
                <w:top w:val="none" w:sz="0" w:space="0" w:color="auto"/>
                <w:left w:val="none" w:sz="0" w:space="0" w:color="auto"/>
                <w:bottom w:val="none" w:sz="0" w:space="0" w:color="auto"/>
                <w:right w:val="none" w:sz="0" w:space="0" w:color="auto"/>
              </w:divBdr>
            </w:div>
            <w:div w:id="1155074724">
              <w:marLeft w:val="0"/>
              <w:marRight w:val="0"/>
              <w:marTop w:val="0"/>
              <w:marBottom w:val="0"/>
              <w:divBdr>
                <w:top w:val="none" w:sz="0" w:space="0" w:color="auto"/>
                <w:left w:val="none" w:sz="0" w:space="0" w:color="auto"/>
                <w:bottom w:val="none" w:sz="0" w:space="0" w:color="auto"/>
                <w:right w:val="none" w:sz="0" w:space="0" w:color="auto"/>
              </w:divBdr>
            </w:div>
            <w:div w:id="1243636154">
              <w:marLeft w:val="0"/>
              <w:marRight w:val="0"/>
              <w:marTop w:val="0"/>
              <w:marBottom w:val="0"/>
              <w:divBdr>
                <w:top w:val="none" w:sz="0" w:space="0" w:color="auto"/>
                <w:left w:val="none" w:sz="0" w:space="0" w:color="auto"/>
                <w:bottom w:val="none" w:sz="0" w:space="0" w:color="auto"/>
                <w:right w:val="none" w:sz="0" w:space="0" w:color="auto"/>
              </w:divBdr>
            </w:div>
            <w:div w:id="1346904848">
              <w:marLeft w:val="0"/>
              <w:marRight w:val="0"/>
              <w:marTop w:val="0"/>
              <w:marBottom w:val="0"/>
              <w:divBdr>
                <w:top w:val="none" w:sz="0" w:space="0" w:color="auto"/>
                <w:left w:val="none" w:sz="0" w:space="0" w:color="auto"/>
                <w:bottom w:val="none" w:sz="0" w:space="0" w:color="auto"/>
                <w:right w:val="none" w:sz="0" w:space="0" w:color="auto"/>
              </w:divBdr>
            </w:div>
            <w:div w:id="593822004">
              <w:marLeft w:val="0"/>
              <w:marRight w:val="0"/>
              <w:marTop w:val="0"/>
              <w:marBottom w:val="0"/>
              <w:divBdr>
                <w:top w:val="none" w:sz="0" w:space="0" w:color="auto"/>
                <w:left w:val="none" w:sz="0" w:space="0" w:color="auto"/>
                <w:bottom w:val="none" w:sz="0" w:space="0" w:color="auto"/>
                <w:right w:val="none" w:sz="0" w:space="0" w:color="auto"/>
              </w:divBdr>
            </w:div>
            <w:div w:id="571357930">
              <w:marLeft w:val="0"/>
              <w:marRight w:val="0"/>
              <w:marTop w:val="0"/>
              <w:marBottom w:val="0"/>
              <w:divBdr>
                <w:top w:val="none" w:sz="0" w:space="0" w:color="auto"/>
                <w:left w:val="none" w:sz="0" w:space="0" w:color="auto"/>
                <w:bottom w:val="none" w:sz="0" w:space="0" w:color="auto"/>
                <w:right w:val="none" w:sz="0" w:space="0" w:color="auto"/>
              </w:divBdr>
            </w:div>
            <w:div w:id="1284338183">
              <w:marLeft w:val="0"/>
              <w:marRight w:val="0"/>
              <w:marTop w:val="0"/>
              <w:marBottom w:val="0"/>
              <w:divBdr>
                <w:top w:val="none" w:sz="0" w:space="0" w:color="auto"/>
                <w:left w:val="none" w:sz="0" w:space="0" w:color="auto"/>
                <w:bottom w:val="none" w:sz="0" w:space="0" w:color="auto"/>
                <w:right w:val="none" w:sz="0" w:space="0" w:color="auto"/>
              </w:divBdr>
            </w:div>
            <w:div w:id="74488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91985">
      <w:bodyDiv w:val="1"/>
      <w:marLeft w:val="0"/>
      <w:marRight w:val="0"/>
      <w:marTop w:val="0"/>
      <w:marBottom w:val="0"/>
      <w:divBdr>
        <w:top w:val="none" w:sz="0" w:space="0" w:color="auto"/>
        <w:left w:val="none" w:sz="0" w:space="0" w:color="auto"/>
        <w:bottom w:val="none" w:sz="0" w:space="0" w:color="auto"/>
        <w:right w:val="none" w:sz="0" w:space="0" w:color="auto"/>
      </w:divBdr>
      <w:divsChild>
        <w:div w:id="504829146">
          <w:marLeft w:val="0"/>
          <w:marRight w:val="0"/>
          <w:marTop w:val="0"/>
          <w:marBottom w:val="0"/>
          <w:divBdr>
            <w:top w:val="none" w:sz="0" w:space="0" w:color="auto"/>
            <w:left w:val="none" w:sz="0" w:space="0" w:color="auto"/>
            <w:bottom w:val="none" w:sz="0" w:space="0" w:color="auto"/>
            <w:right w:val="none" w:sz="0" w:space="0" w:color="auto"/>
          </w:divBdr>
          <w:divsChild>
            <w:div w:id="214439377">
              <w:marLeft w:val="0"/>
              <w:marRight w:val="0"/>
              <w:marTop w:val="0"/>
              <w:marBottom w:val="0"/>
              <w:divBdr>
                <w:top w:val="none" w:sz="0" w:space="0" w:color="auto"/>
                <w:left w:val="none" w:sz="0" w:space="0" w:color="auto"/>
                <w:bottom w:val="none" w:sz="0" w:space="0" w:color="auto"/>
                <w:right w:val="none" w:sz="0" w:space="0" w:color="auto"/>
              </w:divBdr>
            </w:div>
            <w:div w:id="219707623">
              <w:marLeft w:val="0"/>
              <w:marRight w:val="0"/>
              <w:marTop w:val="0"/>
              <w:marBottom w:val="0"/>
              <w:divBdr>
                <w:top w:val="none" w:sz="0" w:space="0" w:color="auto"/>
                <w:left w:val="none" w:sz="0" w:space="0" w:color="auto"/>
                <w:bottom w:val="none" w:sz="0" w:space="0" w:color="auto"/>
                <w:right w:val="none" w:sz="0" w:space="0" w:color="auto"/>
              </w:divBdr>
            </w:div>
            <w:div w:id="428893205">
              <w:marLeft w:val="0"/>
              <w:marRight w:val="0"/>
              <w:marTop w:val="0"/>
              <w:marBottom w:val="0"/>
              <w:divBdr>
                <w:top w:val="none" w:sz="0" w:space="0" w:color="auto"/>
                <w:left w:val="none" w:sz="0" w:space="0" w:color="auto"/>
                <w:bottom w:val="none" w:sz="0" w:space="0" w:color="auto"/>
                <w:right w:val="none" w:sz="0" w:space="0" w:color="auto"/>
              </w:divBdr>
            </w:div>
            <w:div w:id="441917755">
              <w:marLeft w:val="0"/>
              <w:marRight w:val="0"/>
              <w:marTop w:val="0"/>
              <w:marBottom w:val="0"/>
              <w:divBdr>
                <w:top w:val="none" w:sz="0" w:space="0" w:color="auto"/>
                <w:left w:val="none" w:sz="0" w:space="0" w:color="auto"/>
                <w:bottom w:val="none" w:sz="0" w:space="0" w:color="auto"/>
                <w:right w:val="none" w:sz="0" w:space="0" w:color="auto"/>
              </w:divBdr>
            </w:div>
            <w:div w:id="609511859">
              <w:marLeft w:val="0"/>
              <w:marRight w:val="0"/>
              <w:marTop w:val="0"/>
              <w:marBottom w:val="0"/>
              <w:divBdr>
                <w:top w:val="none" w:sz="0" w:space="0" w:color="auto"/>
                <w:left w:val="none" w:sz="0" w:space="0" w:color="auto"/>
                <w:bottom w:val="none" w:sz="0" w:space="0" w:color="auto"/>
                <w:right w:val="none" w:sz="0" w:space="0" w:color="auto"/>
              </w:divBdr>
            </w:div>
            <w:div w:id="692539453">
              <w:marLeft w:val="0"/>
              <w:marRight w:val="0"/>
              <w:marTop w:val="0"/>
              <w:marBottom w:val="0"/>
              <w:divBdr>
                <w:top w:val="none" w:sz="0" w:space="0" w:color="auto"/>
                <w:left w:val="none" w:sz="0" w:space="0" w:color="auto"/>
                <w:bottom w:val="none" w:sz="0" w:space="0" w:color="auto"/>
                <w:right w:val="none" w:sz="0" w:space="0" w:color="auto"/>
              </w:divBdr>
            </w:div>
            <w:div w:id="721448103">
              <w:marLeft w:val="0"/>
              <w:marRight w:val="0"/>
              <w:marTop w:val="0"/>
              <w:marBottom w:val="0"/>
              <w:divBdr>
                <w:top w:val="none" w:sz="0" w:space="0" w:color="auto"/>
                <w:left w:val="none" w:sz="0" w:space="0" w:color="auto"/>
                <w:bottom w:val="none" w:sz="0" w:space="0" w:color="auto"/>
                <w:right w:val="none" w:sz="0" w:space="0" w:color="auto"/>
              </w:divBdr>
            </w:div>
            <w:div w:id="787821189">
              <w:marLeft w:val="0"/>
              <w:marRight w:val="0"/>
              <w:marTop w:val="0"/>
              <w:marBottom w:val="0"/>
              <w:divBdr>
                <w:top w:val="none" w:sz="0" w:space="0" w:color="auto"/>
                <w:left w:val="none" w:sz="0" w:space="0" w:color="auto"/>
                <w:bottom w:val="none" w:sz="0" w:space="0" w:color="auto"/>
                <w:right w:val="none" w:sz="0" w:space="0" w:color="auto"/>
              </w:divBdr>
            </w:div>
            <w:div w:id="842863229">
              <w:marLeft w:val="0"/>
              <w:marRight w:val="0"/>
              <w:marTop w:val="0"/>
              <w:marBottom w:val="0"/>
              <w:divBdr>
                <w:top w:val="none" w:sz="0" w:space="0" w:color="auto"/>
                <w:left w:val="none" w:sz="0" w:space="0" w:color="auto"/>
                <w:bottom w:val="none" w:sz="0" w:space="0" w:color="auto"/>
                <w:right w:val="none" w:sz="0" w:space="0" w:color="auto"/>
              </w:divBdr>
            </w:div>
            <w:div w:id="1070810988">
              <w:marLeft w:val="0"/>
              <w:marRight w:val="0"/>
              <w:marTop w:val="0"/>
              <w:marBottom w:val="0"/>
              <w:divBdr>
                <w:top w:val="none" w:sz="0" w:space="0" w:color="auto"/>
                <w:left w:val="none" w:sz="0" w:space="0" w:color="auto"/>
                <w:bottom w:val="none" w:sz="0" w:space="0" w:color="auto"/>
                <w:right w:val="none" w:sz="0" w:space="0" w:color="auto"/>
              </w:divBdr>
            </w:div>
            <w:div w:id="1140000115">
              <w:marLeft w:val="0"/>
              <w:marRight w:val="0"/>
              <w:marTop w:val="0"/>
              <w:marBottom w:val="0"/>
              <w:divBdr>
                <w:top w:val="none" w:sz="0" w:space="0" w:color="auto"/>
                <w:left w:val="none" w:sz="0" w:space="0" w:color="auto"/>
                <w:bottom w:val="none" w:sz="0" w:space="0" w:color="auto"/>
                <w:right w:val="none" w:sz="0" w:space="0" w:color="auto"/>
              </w:divBdr>
            </w:div>
            <w:div w:id="1592162967">
              <w:marLeft w:val="0"/>
              <w:marRight w:val="0"/>
              <w:marTop w:val="0"/>
              <w:marBottom w:val="0"/>
              <w:divBdr>
                <w:top w:val="none" w:sz="0" w:space="0" w:color="auto"/>
                <w:left w:val="none" w:sz="0" w:space="0" w:color="auto"/>
                <w:bottom w:val="none" w:sz="0" w:space="0" w:color="auto"/>
                <w:right w:val="none" w:sz="0" w:space="0" w:color="auto"/>
              </w:divBdr>
            </w:div>
            <w:div w:id="1664822181">
              <w:marLeft w:val="0"/>
              <w:marRight w:val="0"/>
              <w:marTop w:val="0"/>
              <w:marBottom w:val="0"/>
              <w:divBdr>
                <w:top w:val="none" w:sz="0" w:space="0" w:color="auto"/>
                <w:left w:val="none" w:sz="0" w:space="0" w:color="auto"/>
                <w:bottom w:val="none" w:sz="0" w:space="0" w:color="auto"/>
                <w:right w:val="none" w:sz="0" w:space="0" w:color="auto"/>
              </w:divBdr>
            </w:div>
            <w:div w:id="1680542964">
              <w:marLeft w:val="0"/>
              <w:marRight w:val="0"/>
              <w:marTop w:val="0"/>
              <w:marBottom w:val="0"/>
              <w:divBdr>
                <w:top w:val="none" w:sz="0" w:space="0" w:color="auto"/>
                <w:left w:val="none" w:sz="0" w:space="0" w:color="auto"/>
                <w:bottom w:val="none" w:sz="0" w:space="0" w:color="auto"/>
                <w:right w:val="none" w:sz="0" w:space="0" w:color="auto"/>
              </w:divBdr>
            </w:div>
            <w:div w:id="1693996736">
              <w:marLeft w:val="0"/>
              <w:marRight w:val="0"/>
              <w:marTop w:val="0"/>
              <w:marBottom w:val="0"/>
              <w:divBdr>
                <w:top w:val="none" w:sz="0" w:space="0" w:color="auto"/>
                <w:left w:val="none" w:sz="0" w:space="0" w:color="auto"/>
                <w:bottom w:val="none" w:sz="0" w:space="0" w:color="auto"/>
                <w:right w:val="none" w:sz="0" w:space="0" w:color="auto"/>
              </w:divBdr>
            </w:div>
            <w:div w:id="1956404391">
              <w:marLeft w:val="0"/>
              <w:marRight w:val="0"/>
              <w:marTop w:val="0"/>
              <w:marBottom w:val="0"/>
              <w:divBdr>
                <w:top w:val="none" w:sz="0" w:space="0" w:color="auto"/>
                <w:left w:val="none" w:sz="0" w:space="0" w:color="auto"/>
                <w:bottom w:val="none" w:sz="0" w:space="0" w:color="auto"/>
                <w:right w:val="none" w:sz="0" w:space="0" w:color="auto"/>
              </w:divBdr>
            </w:div>
            <w:div w:id="1998530167">
              <w:marLeft w:val="0"/>
              <w:marRight w:val="0"/>
              <w:marTop w:val="0"/>
              <w:marBottom w:val="0"/>
              <w:divBdr>
                <w:top w:val="none" w:sz="0" w:space="0" w:color="auto"/>
                <w:left w:val="none" w:sz="0" w:space="0" w:color="auto"/>
                <w:bottom w:val="none" w:sz="0" w:space="0" w:color="auto"/>
                <w:right w:val="none" w:sz="0" w:space="0" w:color="auto"/>
              </w:divBdr>
            </w:div>
            <w:div w:id="2096049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117" Type="http://schemas.openxmlformats.org/officeDocument/2006/relationships/fontTable" Target="fontTable.xml"/><Relationship Id="rId21" Type="http://schemas.openxmlformats.org/officeDocument/2006/relationships/hyperlink" Target="https://drive.google.com/open?id=1CJ_4Tyen9oldoZW3y360CyHyEWYMcTsD" TargetMode="External"/><Relationship Id="rId42" Type="http://schemas.openxmlformats.org/officeDocument/2006/relationships/image" Target="media/image18.png"/><Relationship Id="rId47" Type="http://schemas.openxmlformats.org/officeDocument/2006/relationships/hyperlink" Target="https://drive.google.com/open?id=1g9aiXKcjmod-F2FkWbEojtgBD3-ktY6Y" TargetMode="External"/><Relationship Id="rId63" Type="http://schemas.openxmlformats.org/officeDocument/2006/relationships/hyperlink" Target="https://drive.google.com/open?id=1o49CJm3Z7xIvIpXKsPpNxAtvmJIJXRlT" TargetMode="External"/><Relationship Id="rId68" Type="http://schemas.openxmlformats.org/officeDocument/2006/relationships/image" Target="media/image31.PNG"/><Relationship Id="rId84" Type="http://schemas.openxmlformats.org/officeDocument/2006/relationships/image" Target="media/image40.png"/><Relationship Id="rId89" Type="http://schemas.openxmlformats.org/officeDocument/2006/relationships/hyperlink" Target="https://drive.google.com/open?id=1CjQQWZnlmEokbZGx0JBJ9ghqAP4DdaE1" TargetMode="External"/><Relationship Id="rId112" Type="http://schemas.openxmlformats.org/officeDocument/2006/relationships/image" Target="media/image54.png"/><Relationship Id="rId16" Type="http://schemas.openxmlformats.org/officeDocument/2006/relationships/image" Target="media/image3.png"/><Relationship Id="rId107" Type="http://schemas.openxmlformats.org/officeDocument/2006/relationships/hyperlink" Target="https://drive.google.com/file/d/1-K-Rqak91GaH8LuHYJwp5VTJn_i1JF5N/view?usp=sharing" TargetMode="External"/><Relationship Id="rId11" Type="http://schemas.openxmlformats.org/officeDocument/2006/relationships/hyperlink" Target="https://drive.google.com/open?id=1wMlQ5XdY5jkWAkY-da4BKDEOPqJYjtl1" TargetMode="External"/><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image" Target="media/image15.png"/><Relationship Id="rId40" Type="http://schemas.openxmlformats.org/officeDocument/2006/relationships/hyperlink" Target="https://www.firstveterinarysupply.com" TargetMode="External"/><Relationship Id="rId45" Type="http://schemas.openxmlformats.org/officeDocument/2006/relationships/hyperlink" Target="https://drive.google.com/open?id=1oC0pItHwo180ZaH_TwweXTPhMPPjvEIK" TargetMode="External"/><Relationship Id="rId53" Type="http://schemas.openxmlformats.org/officeDocument/2006/relationships/hyperlink" Target="https://drive.google.com/open?id=1E6ma2ZdU9wVD1_K-XKPg9Fip5X5jAWEl" TargetMode="External"/><Relationship Id="rId58" Type="http://schemas.openxmlformats.org/officeDocument/2006/relationships/image" Target="media/image26.png"/><Relationship Id="rId66" Type="http://schemas.openxmlformats.org/officeDocument/2006/relationships/image" Target="media/image30.png"/><Relationship Id="rId74" Type="http://schemas.openxmlformats.org/officeDocument/2006/relationships/image" Target="media/image35.png"/><Relationship Id="rId79" Type="http://schemas.openxmlformats.org/officeDocument/2006/relationships/hyperlink" Target="https://drive.google.com/open?id=1PFJsMo4d8boj37Gn1yYlkfUWwgVmz4Ii" TargetMode="External"/><Relationship Id="rId87" Type="http://schemas.openxmlformats.org/officeDocument/2006/relationships/hyperlink" Target="https://drive.google.com/open?id=1l4VECrT2aAH2xo-Koxo77diFTNvIHXqd" TargetMode="External"/><Relationship Id="rId102" Type="http://schemas.openxmlformats.org/officeDocument/2006/relationships/image" Target="media/image49.png"/><Relationship Id="rId110" Type="http://schemas.openxmlformats.org/officeDocument/2006/relationships/image" Target="media/image53.png"/><Relationship Id="rId115" Type="http://schemas.openxmlformats.org/officeDocument/2006/relationships/hyperlink" Target="https://drive.google.com/open?id=1oi8eBx7CeV7NuVO0bhZwjmTDytgVb4Mj" TargetMode="External"/><Relationship Id="rId5" Type="http://schemas.openxmlformats.org/officeDocument/2006/relationships/settings" Target="settings.xml"/><Relationship Id="rId61" Type="http://schemas.openxmlformats.org/officeDocument/2006/relationships/hyperlink" Target="https://drive.google.com/open?id=17Ck4Z5gsGXinlc7MkRLeU3tNbQMHq0ZJ" TargetMode="External"/><Relationship Id="rId82" Type="http://schemas.openxmlformats.org/officeDocument/2006/relationships/image" Target="media/image39.png"/><Relationship Id="rId90" Type="http://schemas.openxmlformats.org/officeDocument/2006/relationships/image" Target="media/image43.png"/><Relationship Id="rId95" Type="http://schemas.openxmlformats.org/officeDocument/2006/relationships/hyperlink" Target="https://drive.google.com/open?id=1n87uYBVZ_VDGjLiN0M4xythYTWqy4I_e" TargetMode="External"/><Relationship Id="rId19" Type="http://schemas.openxmlformats.org/officeDocument/2006/relationships/hyperlink" Target="https://drive.google.com/open?id=11e4gRLXgM88yuYxgXAKBLh6bFLApEEc2" TargetMode="Externa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hyperlink" Target="https://drive.google.com/open?id=1sPEWK_IDQ-Da93nKyHvWAB2Sc5xqvwjU" TargetMode="External"/><Relationship Id="rId30" Type="http://schemas.openxmlformats.org/officeDocument/2006/relationships/image" Target="media/image10.png"/><Relationship Id="rId35" Type="http://schemas.openxmlformats.org/officeDocument/2006/relationships/image" Target="media/image13.png"/><Relationship Id="rId43" Type="http://schemas.openxmlformats.org/officeDocument/2006/relationships/hyperlink" Target="https://drive.google.com/open?id=1wfWOHECHH6e4olwVdgrAVC_ua5etJLE0" TargetMode="External"/><Relationship Id="rId48" Type="http://schemas.openxmlformats.org/officeDocument/2006/relationships/image" Target="media/image21.PNG"/><Relationship Id="rId56" Type="http://schemas.openxmlformats.org/officeDocument/2006/relationships/image" Target="media/image25.PNG"/><Relationship Id="rId64" Type="http://schemas.openxmlformats.org/officeDocument/2006/relationships/image" Target="media/image29.png"/><Relationship Id="rId69" Type="http://schemas.openxmlformats.org/officeDocument/2006/relationships/hyperlink" Target="https://drive.google.com/open?id=1ny7EPd8O1Xge6vLZdnXpNHtZ6nOw8taz" TargetMode="External"/><Relationship Id="rId77" Type="http://schemas.openxmlformats.org/officeDocument/2006/relationships/hyperlink" Target="https://drive.google.com/open?id=1x3pGkPh2yzmFPvbOlDhXtyorfPGaByOv" TargetMode="External"/><Relationship Id="rId100" Type="http://schemas.openxmlformats.org/officeDocument/2006/relationships/image" Target="media/image48.png"/><Relationship Id="rId105" Type="http://schemas.openxmlformats.org/officeDocument/2006/relationships/hyperlink" Target="https://drive.google.com/open?id=1MMX-nrWCYZVvIELtIRQVIRkFdTRyCLm5" TargetMode="External"/><Relationship Id="rId113" Type="http://schemas.openxmlformats.org/officeDocument/2006/relationships/hyperlink" Target="https://drive.google.com/open?id=1bJPWORK6yFHXqii6d15vbtWAuOE8WPGw" TargetMode="External"/><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drive.google.com/open?id=1jXCEWZyuI98eHqWjvehtfuXDCxHWVvUu" TargetMode="External"/><Relationship Id="rId72" Type="http://schemas.openxmlformats.org/officeDocument/2006/relationships/image" Target="media/image34.png"/><Relationship Id="rId80" Type="http://schemas.openxmlformats.org/officeDocument/2006/relationships/image" Target="media/image38.png"/><Relationship Id="rId85" Type="http://schemas.openxmlformats.org/officeDocument/2006/relationships/hyperlink" Target="https://drive.google.com/open?id=1dz1qoviT2J_fzFgM_hmxqUn76NRa-JtZ" TargetMode="External"/><Relationship Id="rId93" Type="http://schemas.openxmlformats.org/officeDocument/2006/relationships/hyperlink" Target="https://drive.google.com/open?id=1lv9CYJDSKvj4UkWNzekQxa0uf5NOpTXl" TargetMode="External"/><Relationship Id="rId98"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s://drive.google.com/open?id=1vv9n3M84h9qOu7zVNgWyb_XOPU5QeFzj" TargetMode="External"/><Relationship Id="rId25" Type="http://schemas.openxmlformats.org/officeDocument/2006/relationships/hyperlink" Target="https://drive.google.com/open?id=17yn2MR6hrkt58wOeu7PClWbvKljZM02w" TargetMode="External"/><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0.png"/><Relationship Id="rId59" Type="http://schemas.openxmlformats.org/officeDocument/2006/relationships/hyperlink" Target="https://drive.google.com/open?id=1x5KmKdCKcbbjrN6ti9pIj29_bOx5mdkJ" TargetMode="External"/><Relationship Id="rId67" Type="http://schemas.openxmlformats.org/officeDocument/2006/relationships/hyperlink" Target="https://drive.google.com/open?id=1Y_t2gqY1l4fa_qOggc335uz6LWy7q-Ac" TargetMode="External"/><Relationship Id="rId103" Type="http://schemas.openxmlformats.org/officeDocument/2006/relationships/hyperlink" Target="https://drive.google.com/open?id=1ibz1pnGixbAJsIorg0SENOHL9p9gsBbJ" TargetMode="External"/><Relationship Id="rId108" Type="http://schemas.openxmlformats.org/officeDocument/2006/relationships/image" Target="media/image52.png"/><Relationship Id="rId116" Type="http://schemas.openxmlformats.org/officeDocument/2006/relationships/image" Target="media/image56.png"/><Relationship Id="rId20" Type="http://schemas.openxmlformats.org/officeDocument/2006/relationships/image" Target="media/image5.png"/><Relationship Id="rId41" Type="http://schemas.openxmlformats.org/officeDocument/2006/relationships/image" Target="media/image17.png"/><Relationship Id="rId54" Type="http://schemas.openxmlformats.org/officeDocument/2006/relationships/image" Target="media/image24.png"/><Relationship Id="rId62" Type="http://schemas.openxmlformats.org/officeDocument/2006/relationships/image" Target="media/image28.png"/><Relationship Id="rId70" Type="http://schemas.openxmlformats.org/officeDocument/2006/relationships/image" Target="media/image32.png"/><Relationship Id="rId75" Type="http://schemas.openxmlformats.org/officeDocument/2006/relationships/hyperlink" Target="https://drive.google.com/open?id=1_fj_hVMh4iVTanRxW6s2cuXZ6wUVMUVZ" TargetMode="External"/><Relationship Id="rId83" Type="http://schemas.openxmlformats.org/officeDocument/2006/relationships/hyperlink" Target="https://drive.google.com/open?id=1Yu5pc_QrEAK9P_IS7wp-oBqeclmDKuwB" TargetMode="External"/><Relationship Id="rId88" Type="http://schemas.openxmlformats.org/officeDocument/2006/relationships/image" Target="media/image42.png"/><Relationship Id="rId91" Type="http://schemas.openxmlformats.org/officeDocument/2006/relationships/hyperlink" Target="https://drive.google.com/open?id=1Zr3UOUnxClZ5jLljl8KvJejszvalrcXv" TargetMode="External"/><Relationship Id="rId96" Type="http://schemas.openxmlformats.org/officeDocument/2006/relationships/image" Target="media/image46.png"/><Relationship Id="rId111" Type="http://schemas.openxmlformats.org/officeDocument/2006/relationships/hyperlink" Target="https://drive.google.com/open?id=1-i6Js-9tNHMBRF3FS4RjiKl5B-vythmm"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rive.google.com/open?id=1q3fgqH-ifkaN1kPGgdYymOdrjk8jGrIF" TargetMode="External"/><Relationship Id="rId23" Type="http://schemas.openxmlformats.org/officeDocument/2006/relationships/hyperlink" Target="https://drive.google.com/open?id=1vJbqhdLpK9X-l8HNjpnPqWWZV5bAwOZ2" TargetMode="External"/><Relationship Id="rId28" Type="http://schemas.openxmlformats.org/officeDocument/2006/relationships/image" Target="media/image9.png"/><Relationship Id="rId36" Type="http://schemas.openxmlformats.org/officeDocument/2006/relationships/image" Target="media/image14.png"/><Relationship Id="rId49" Type="http://schemas.openxmlformats.org/officeDocument/2006/relationships/hyperlink" Target="https://drive.google.com/open?id=1UKrtqVeD5quCuxUoD8atQ9aFPdtgjT1T" TargetMode="External"/><Relationship Id="rId57" Type="http://schemas.openxmlformats.org/officeDocument/2006/relationships/hyperlink" Target="https://drive.google.com/open?id=1ikB-wjOBgInWBb0930kTNjhwshMlp_A7" TargetMode="External"/><Relationship Id="rId106" Type="http://schemas.openxmlformats.org/officeDocument/2006/relationships/image" Target="media/image51.png"/><Relationship Id="rId114" Type="http://schemas.openxmlformats.org/officeDocument/2006/relationships/image" Target="media/image55.png"/><Relationship Id="rId10" Type="http://schemas.openxmlformats.org/officeDocument/2006/relationships/comments" Target="comments.xml"/><Relationship Id="rId31" Type="http://schemas.openxmlformats.org/officeDocument/2006/relationships/hyperlink" Target="https://drive.google.com/open?id=1u8P7EEIXItnZzRSUYx9fZozEwPFWCIja" TargetMode="External"/><Relationship Id="rId44" Type="http://schemas.openxmlformats.org/officeDocument/2006/relationships/image" Target="media/image19.png"/><Relationship Id="rId52" Type="http://schemas.openxmlformats.org/officeDocument/2006/relationships/image" Target="media/image23.png"/><Relationship Id="rId60" Type="http://schemas.openxmlformats.org/officeDocument/2006/relationships/image" Target="media/image27.png"/><Relationship Id="rId65" Type="http://schemas.openxmlformats.org/officeDocument/2006/relationships/hyperlink" Target="https://drive.google.com/open?id=1dK2p9JV6K2xlOmVojdRjAP8B4GcP2Hln" TargetMode="External"/><Relationship Id="rId73" Type="http://schemas.openxmlformats.org/officeDocument/2006/relationships/hyperlink" Target="https://drive.google.com/open?id=1hw8dIVL3MVAQWUjD5mNqSH090K-nYGca" TargetMode="External"/><Relationship Id="rId78" Type="http://schemas.openxmlformats.org/officeDocument/2006/relationships/image" Target="media/image37.png"/><Relationship Id="rId81" Type="http://schemas.openxmlformats.org/officeDocument/2006/relationships/hyperlink" Target="https://drive.google.com/open?id=1Ge_XLn6nPFRL91yL7TmyDWqjXSim_G32" TargetMode="External"/><Relationship Id="rId86" Type="http://schemas.openxmlformats.org/officeDocument/2006/relationships/image" Target="media/image41.png"/><Relationship Id="rId94" Type="http://schemas.openxmlformats.org/officeDocument/2006/relationships/image" Target="media/image45.PNG"/><Relationship Id="rId99" Type="http://schemas.openxmlformats.org/officeDocument/2006/relationships/hyperlink" Target="https://drive.google.com/open?id=1s5g9jJguodeKfLklIXf-t2Q1VBjnvyrG" TargetMode="External"/><Relationship Id="rId101" Type="http://schemas.openxmlformats.org/officeDocument/2006/relationships/hyperlink" Target="https://drive.google.com/open?id=1qEkmbzIY3m_RGvw3xI_o0Q5YG-n5nnpt" TargetMode="External"/><Relationship Id="rId4" Type="http://schemas.microsoft.com/office/2007/relationships/stylesWithEffects" Target="stylesWithEffects.xml"/><Relationship Id="rId9" Type="http://schemas.openxmlformats.org/officeDocument/2006/relationships/header" Target="header1.xml"/><Relationship Id="rId13" Type="http://schemas.openxmlformats.org/officeDocument/2006/relationships/hyperlink" Target="https://drive.google.com/open?id=1df7WocTjV8p7xbNkTMlj9Zfl_feYpXQ0" TargetMode="External"/><Relationship Id="rId18" Type="http://schemas.openxmlformats.org/officeDocument/2006/relationships/image" Target="media/image4.png"/><Relationship Id="rId39" Type="http://schemas.openxmlformats.org/officeDocument/2006/relationships/hyperlink" Target="http://generatedata.com" TargetMode="External"/><Relationship Id="rId109" Type="http://schemas.openxmlformats.org/officeDocument/2006/relationships/hyperlink" Target="https://drive.google.com/open?id=1YpYCKdNYgHfGfY9cIkkyn0rBAOHlANYr" TargetMode="External"/><Relationship Id="rId34" Type="http://schemas.openxmlformats.org/officeDocument/2006/relationships/hyperlink" Target="https://drive.google.com/open?id=1gJ6XMp0lwEhH-dYYUNej-DDq8JlsyrgU" TargetMode="External"/><Relationship Id="rId50" Type="http://schemas.openxmlformats.org/officeDocument/2006/relationships/image" Target="media/image22.png"/><Relationship Id="rId55" Type="http://schemas.openxmlformats.org/officeDocument/2006/relationships/hyperlink" Target="https://drive.google.com/open?id=1LQ6gLjQb4HV0lbF7BZfSUNTk10Sro3AD" TargetMode="External"/><Relationship Id="rId76" Type="http://schemas.openxmlformats.org/officeDocument/2006/relationships/image" Target="media/image36.png"/><Relationship Id="rId97" Type="http://schemas.openxmlformats.org/officeDocument/2006/relationships/hyperlink" Target="https://drive.google.com/open?id=15-ESgXvhreuTGX6XyOgrRJhgOKzECS72" TargetMode="External"/><Relationship Id="rId104" Type="http://schemas.openxmlformats.org/officeDocument/2006/relationships/image" Target="media/image50.png"/><Relationship Id="rId7" Type="http://schemas.openxmlformats.org/officeDocument/2006/relationships/footnotes" Target="footnotes.xml"/><Relationship Id="rId71" Type="http://schemas.openxmlformats.org/officeDocument/2006/relationships/image" Target="media/image33.png"/><Relationship Id="rId92"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hyperlink" Target="https://drive.google.com/open?id=1AEYkpo0_3yqFe4xFdT8scMdnxN_OeCao" TargetMode="External"/></Relationships>
</file>

<file path=word/theme/theme1.xml><?xml version="1.0" encoding="utf-8"?>
<a:theme xmlns:a="http://schemas.openxmlformats.org/drawingml/2006/main" name="Slice">
  <a:themeElements>
    <a:clrScheme name="Custom 4">
      <a:dk1>
        <a:sysClr val="windowText" lastClr="000000"/>
      </a:dk1>
      <a:lt1>
        <a:sysClr val="window" lastClr="FFFFFF"/>
      </a:lt1>
      <a:dk2>
        <a:srgbClr val="323232"/>
      </a:dk2>
      <a:lt2>
        <a:srgbClr val="E3DED1"/>
      </a:lt2>
      <a:accent1>
        <a:srgbClr val="1E544F"/>
      </a:accent1>
      <a:accent2>
        <a:srgbClr val="9F2936"/>
      </a:accent2>
      <a:accent3>
        <a:srgbClr val="1B587C"/>
      </a:accent3>
      <a:accent4>
        <a:srgbClr val="4E8542"/>
      </a:accent4>
      <a:accent5>
        <a:srgbClr val="48365A"/>
      </a:accent5>
      <a:accent6>
        <a:srgbClr val="CDB17D"/>
      </a:accent6>
      <a:hlink>
        <a:srgbClr val="6B9F25"/>
      </a:hlink>
      <a:folHlink>
        <a:srgbClr val="14425D"/>
      </a:folHlink>
    </a:clrScheme>
    <a:fontScheme name="Corbel">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xmlns=""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485D70-63BD-4232-889C-D19CAE3B8C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47</Pages>
  <Words>8183</Words>
  <Characters>46647</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Veterinary DATABASE: REQUIREMENTS implementation &amp; proof of concept</vt:lpstr>
    </vt:vector>
  </TitlesOfParts>
  <Company>Moffitt Cancer Center</Company>
  <LinksUpToDate>false</LinksUpToDate>
  <CharactersWithSpaces>54721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Veterinary DATABASE: REQUIREMENTS implementation &amp; proof of concept</dc:title>
  <dc:creator>Dave Babler</dc:creator>
  <cp:keywords>plsql;sql;oracle;BABLERVET;Capstone</cp:keywords>
  <cp:lastModifiedBy>Hicks, James K.</cp:lastModifiedBy>
  <cp:revision>5</cp:revision>
  <dcterms:created xsi:type="dcterms:W3CDTF">2018-07-15T15:05:00Z</dcterms:created>
  <dcterms:modified xsi:type="dcterms:W3CDTF">2018-07-15T16:14:00Z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zotero-version="5.0.53"&gt;&lt;session id="5eT4W8AC"/&gt;&lt;style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